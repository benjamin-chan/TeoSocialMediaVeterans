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7D9B2D" w14:textId="77777777" w:rsidR="00AD5383" w:rsidRPr="00AD5383" w:rsidRDefault="00AD5383" w:rsidP="00AD5383">
      <w:pPr>
        <w:outlineLvl w:val="0"/>
        <w:rPr>
          <w:rFonts w:ascii="Arial" w:hAnsi="Arial"/>
          <w:b/>
          <w:bCs/>
          <w:color w:val="000000"/>
          <w:szCs w:val="21"/>
        </w:rPr>
      </w:pPr>
      <w:r>
        <w:rPr>
          <w:rFonts w:ascii="Arial" w:hAnsi="Arial"/>
          <w:b/>
          <w:bCs/>
          <w:color w:val="000000"/>
          <w:szCs w:val="21"/>
        </w:rPr>
        <w:t xml:space="preserve">Title: </w:t>
      </w:r>
    </w:p>
    <w:p w14:paraId="70B6FF50" w14:textId="77777777" w:rsidR="00AD5383" w:rsidRDefault="00AD5383" w:rsidP="00AD5383">
      <w:pPr>
        <w:outlineLvl w:val="0"/>
        <w:rPr>
          <w:rFonts w:ascii="Arial" w:hAnsi="Arial"/>
          <w:bCs/>
          <w:color w:val="000000"/>
          <w:szCs w:val="21"/>
        </w:rPr>
      </w:pPr>
      <w:r>
        <w:rPr>
          <w:rFonts w:ascii="Arial" w:hAnsi="Arial"/>
          <w:bCs/>
          <w:color w:val="000000"/>
          <w:szCs w:val="21"/>
        </w:rPr>
        <w:t xml:space="preserve">Optimizing Facebook Ads for </w:t>
      </w:r>
      <w:r w:rsidR="001F1CCA">
        <w:rPr>
          <w:rFonts w:ascii="Arial" w:hAnsi="Arial"/>
          <w:bCs/>
          <w:color w:val="000000"/>
          <w:szCs w:val="21"/>
        </w:rPr>
        <w:t xml:space="preserve">Research Recruitment: An Experiment and Online Survey with </w:t>
      </w:r>
      <w:r>
        <w:rPr>
          <w:rFonts w:ascii="Arial" w:hAnsi="Arial"/>
          <w:bCs/>
          <w:color w:val="000000"/>
          <w:szCs w:val="21"/>
        </w:rPr>
        <w:t xml:space="preserve">Military Veterans </w:t>
      </w:r>
    </w:p>
    <w:p w14:paraId="376D8478" w14:textId="77777777" w:rsidR="00AD5383" w:rsidRPr="00AD5383" w:rsidRDefault="00AD5383" w:rsidP="00AD5383">
      <w:pPr>
        <w:outlineLvl w:val="0"/>
        <w:rPr>
          <w:rFonts w:ascii="Arial" w:hAnsi="Arial"/>
          <w:b/>
          <w:bCs/>
          <w:color w:val="000000"/>
          <w:szCs w:val="21"/>
        </w:rPr>
      </w:pPr>
    </w:p>
    <w:p w14:paraId="7F7FB25A" w14:textId="77777777" w:rsidR="00AD5383" w:rsidRPr="00AD5383" w:rsidRDefault="00AD5383" w:rsidP="00AD5383">
      <w:pPr>
        <w:outlineLvl w:val="0"/>
        <w:rPr>
          <w:rFonts w:ascii="Arial" w:hAnsi="Arial"/>
          <w:b/>
          <w:bCs/>
          <w:color w:val="000000"/>
          <w:szCs w:val="21"/>
        </w:rPr>
      </w:pPr>
      <w:r w:rsidRPr="00AD5383">
        <w:rPr>
          <w:rFonts w:ascii="Arial" w:hAnsi="Arial"/>
          <w:b/>
          <w:bCs/>
          <w:color w:val="000000"/>
          <w:szCs w:val="21"/>
        </w:rPr>
        <w:t xml:space="preserve">Authors: </w:t>
      </w:r>
    </w:p>
    <w:p w14:paraId="60EA20D4" w14:textId="77777777" w:rsidR="00AD5383" w:rsidRPr="00AD5383" w:rsidRDefault="00AD5383" w:rsidP="00AD5383">
      <w:pPr>
        <w:outlineLvl w:val="0"/>
        <w:rPr>
          <w:rFonts w:ascii="Arial" w:hAnsi="Arial"/>
          <w:bCs/>
          <w:color w:val="000000"/>
          <w:szCs w:val="21"/>
        </w:rPr>
      </w:pPr>
      <w:r w:rsidRPr="00AD5383">
        <w:rPr>
          <w:rFonts w:ascii="Arial" w:hAnsi="Arial"/>
          <w:bCs/>
          <w:color w:val="000000"/>
          <w:szCs w:val="21"/>
        </w:rPr>
        <w:t>Alan R. Teo, M.D., M.S.</w:t>
      </w:r>
    </w:p>
    <w:p w14:paraId="10FA41DB" w14:textId="77777777" w:rsidR="00635619" w:rsidRDefault="00AD5383" w:rsidP="00AD5383">
      <w:pPr>
        <w:outlineLvl w:val="0"/>
        <w:rPr>
          <w:rFonts w:ascii="Arial" w:hAnsi="Arial"/>
          <w:bCs/>
          <w:color w:val="000000"/>
          <w:szCs w:val="21"/>
        </w:rPr>
      </w:pPr>
      <w:commentRangeStart w:id="0"/>
      <w:r w:rsidRPr="00AD5383">
        <w:rPr>
          <w:rFonts w:ascii="Arial" w:hAnsi="Arial"/>
          <w:bCs/>
          <w:color w:val="000000"/>
          <w:szCs w:val="21"/>
        </w:rPr>
        <w:t>Samuel B.L. Liebow</w:t>
      </w:r>
      <w:commentRangeEnd w:id="0"/>
      <w:r w:rsidR="004A287E">
        <w:rPr>
          <w:rStyle w:val="CommentReference"/>
          <w:vanish/>
        </w:rPr>
        <w:commentReference w:id="0"/>
      </w:r>
    </w:p>
    <w:p w14:paraId="6BBD240E" w14:textId="77777777" w:rsidR="00AD5383" w:rsidRPr="00AD5383" w:rsidRDefault="00635619" w:rsidP="00AD5383">
      <w:pPr>
        <w:outlineLvl w:val="0"/>
        <w:rPr>
          <w:rFonts w:ascii="Arial" w:hAnsi="Arial"/>
          <w:bCs/>
          <w:color w:val="000000"/>
          <w:szCs w:val="21"/>
        </w:rPr>
      </w:pPr>
      <w:r>
        <w:rPr>
          <w:rFonts w:ascii="Arial" w:hAnsi="Arial"/>
          <w:bCs/>
          <w:color w:val="000000"/>
          <w:szCs w:val="21"/>
        </w:rPr>
        <w:t>Benjamin Chan, M.S.</w:t>
      </w:r>
    </w:p>
    <w:p w14:paraId="521D2173" w14:textId="77777777" w:rsidR="00AD5383" w:rsidRPr="00AD5383" w:rsidRDefault="00AD5383" w:rsidP="00AD5383">
      <w:pPr>
        <w:outlineLvl w:val="0"/>
        <w:rPr>
          <w:rFonts w:ascii="Arial" w:hAnsi="Arial"/>
          <w:bCs/>
          <w:color w:val="000000"/>
          <w:szCs w:val="21"/>
        </w:rPr>
      </w:pPr>
      <w:r w:rsidRPr="00AD5383">
        <w:rPr>
          <w:rFonts w:ascii="Arial" w:hAnsi="Arial"/>
          <w:bCs/>
          <w:color w:val="000000"/>
          <w:szCs w:val="21"/>
        </w:rPr>
        <w:t>Steven K. Dobscha, M.D.</w:t>
      </w:r>
    </w:p>
    <w:p w14:paraId="42991610" w14:textId="77777777" w:rsidR="00AD5383" w:rsidRPr="00AD5383" w:rsidRDefault="00AD5383" w:rsidP="00AD5383">
      <w:pPr>
        <w:outlineLvl w:val="0"/>
        <w:rPr>
          <w:rFonts w:ascii="Arial" w:hAnsi="Arial"/>
          <w:bCs/>
          <w:color w:val="000000"/>
          <w:szCs w:val="21"/>
        </w:rPr>
      </w:pPr>
      <w:r w:rsidRPr="00AD5383">
        <w:rPr>
          <w:rFonts w:ascii="Arial" w:hAnsi="Arial"/>
          <w:bCs/>
          <w:color w:val="000000"/>
          <w:szCs w:val="21"/>
        </w:rPr>
        <w:t>Amanda L. Graham, Ph.D.</w:t>
      </w:r>
    </w:p>
    <w:p w14:paraId="05F04320" w14:textId="77777777" w:rsidR="00AD5383" w:rsidRPr="00AD5383" w:rsidRDefault="00AD5383" w:rsidP="00AD5383">
      <w:pPr>
        <w:outlineLvl w:val="0"/>
        <w:rPr>
          <w:rFonts w:ascii="Arial" w:hAnsi="Arial"/>
          <w:b/>
          <w:bCs/>
          <w:color w:val="000000"/>
          <w:szCs w:val="21"/>
        </w:rPr>
      </w:pPr>
    </w:p>
    <w:p w14:paraId="6D4BD7E6" w14:textId="77777777" w:rsidR="00AD5383" w:rsidRPr="00AD5383" w:rsidRDefault="00AD5383" w:rsidP="00AD5383">
      <w:pPr>
        <w:outlineLvl w:val="0"/>
        <w:rPr>
          <w:rFonts w:ascii="Arial" w:hAnsi="Arial"/>
          <w:bCs/>
          <w:color w:val="000000"/>
          <w:szCs w:val="21"/>
        </w:rPr>
      </w:pPr>
      <w:r w:rsidRPr="00AD5383">
        <w:rPr>
          <w:rFonts w:ascii="Arial" w:hAnsi="Arial"/>
          <w:b/>
          <w:bCs/>
          <w:color w:val="000000"/>
          <w:szCs w:val="21"/>
        </w:rPr>
        <w:t>Possible Journals</w:t>
      </w:r>
      <w:r w:rsidR="0037256E">
        <w:rPr>
          <w:rFonts w:ascii="Arial" w:hAnsi="Arial"/>
          <w:bCs/>
          <w:color w:val="000000"/>
          <w:szCs w:val="21"/>
        </w:rPr>
        <w:t>: Psychiatric Services</w:t>
      </w:r>
      <w:r w:rsidR="00A42B72">
        <w:rPr>
          <w:rFonts w:ascii="Arial" w:hAnsi="Arial"/>
          <w:bCs/>
          <w:color w:val="000000"/>
          <w:szCs w:val="21"/>
        </w:rPr>
        <w:t xml:space="preserve"> (related recent article on digital media </w:t>
      </w:r>
      <w:r w:rsidR="00EF2517">
        <w:rPr>
          <w:rFonts w:ascii="Arial" w:hAnsi="Arial"/>
          <w:bCs/>
          <w:color w:val="000000"/>
          <w:szCs w:val="21"/>
        </w:rPr>
        <w:t>advertising</w:t>
      </w:r>
      <w:r w:rsidR="00A42B72">
        <w:rPr>
          <w:rFonts w:ascii="Arial" w:hAnsi="Arial"/>
          <w:bCs/>
          <w:color w:val="000000"/>
          <w:szCs w:val="21"/>
        </w:rPr>
        <w:t xml:space="preserve">, </w:t>
      </w:r>
      <w:hyperlink r:id="rId9" w:history="1">
        <w:r w:rsidR="00A42B72" w:rsidRPr="003644A0">
          <w:rPr>
            <w:rStyle w:val="Hyperlink"/>
            <w:rFonts w:ascii="Arial" w:hAnsi="Arial"/>
            <w:bCs/>
            <w:szCs w:val="21"/>
          </w:rPr>
          <w:t>http://ps.psychiatryonline.org/doi/full/10.1176/appi.ps.201600571</w:t>
        </w:r>
      </w:hyperlink>
      <w:r w:rsidR="00A42B72">
        <w:rPr>
          <w:rFonts w:ascii="Arial" w:hAnsi="Arial"/>
          <w:bCs/>
          <w:color w:val="000000"/>
          <w:szCs w:val="21"/>
        </w:rPr>
        <w:t>; current article too long for Technology in Mental Health column)</w:t>
      </w:r>
      <w:r w:rsidR="0037256E">
        <w:rPr>
          <w:rFonts w:ascii="Arial" w:hAnsi="Arial"/>
          <w:bCs/>
          <w:color w:val="000000"/>
          <w:szCs w:val="21"/>
        </w:rPr>
        <w:t>, JMIR,</w:t>
      </w:r>
      <w:r w:rsidR="00ED4B42">
        <w:rPr>
          <w:rFonts w:ascii="Arial" w:hAnsi="Arial"/>
          <w:bCs/>
          <w:color w:val="000000"/>
          <w:szCs w:val="21"/>
        </w:rPr>
        <w:t xml:space="preserve"> </w:t>
      </w:r>
      <w:r w:rsidR="00447A09">
        <w:rPr>
          <w:rFonts w:ascii="Arial" w:hAnsi="Arial"/>
          <w:bCs/>
          <w:color w:val="000000"/>
          <w:szCs w:val="21"/>
        </w:rPr>
        <w:t xml:space="preserve">a </w:t>
      </w:r>
      <w:r w:rsidR="00ED4B42">
        <w:rPr>
          <w:rFonts w:ascii="Arial" w:hAnsi="Arial"/>
          <w:bCs/>
          <w:color w:val="000000"/>
          <w:szCs w:val="21"/>
        </w:rPr>
        <w:t>Health Communication</w:t>
      </w:r>
      <w:r w:rsidR="0037256E">
        <w:rPr>
          <w:rFonts w:ascii="Arial" w:hAnsi="Arial"/>
          <w:bCs/>
          <w:color w:val="000000"/>
          <w:szCs w:val="21"/>
        </w:rPr>
        <w:t xml:space="preserve"> or Public Health journal,</w:t>
      </w:r>
      <w:r w:rsidR="00ED4B42">
        <w:rPr>
          <w:rFonts w:ascii="Arial" w:hAnsi="Arial"/>
          <w:bCs/>
          <w:color w:val="000000"/>
          <w:szCs w:val="21"/>
        </w:rPr>
        <w:t xml:space="preserve"> </w:t>
      </w:r>
      <w:r>
        <w:rPr>
          <w:rFonts w:ascii="Arial" w:hAnsi="Arial"/>
          <w:bCs/>
          <w:color w:val="000000"/>
          <w:szCs w:val="21"/>
        </w:rPr>
        <w:t>Intl J Methods Psychiatric Res</w:t>
      </w:r>
    </w:p>
    <w:p w14:paraId="11A67204" w14:textId="77777777" w:rsidR="00AD5383" w:rsidRPr="00AD5383" w:rsidRDefault="00AD5383" w:rsidP="00AD5383">
      <w:pPr>
        <w:outlineLvl w:val="0"/>
        <w:rPr>
          <w:rFonts w:ascii="Arial" w:hAnsi="Arial"/>
          <w:bCs/>
          <w:color w:val="000000"/>
          <w:szCs w:val="21"/>
        </w:rPr>
      </w:pPr>
    </w:p>
    <w:p w14:paraId="3970C6D0" w14:textId="77777777" w:rsidR="00AD5383" w:rsidRPr="00AD5383" w:rsidRDefault="00AD5383" w:rsidP="00AD5383">
      <w:pPr>
        <w:outlineLvl w:val="0"/>
        <w:rPr>
          <w:rFonts w:ascii="Arial" w:hAnsi="Arial"/>
          <w:color w:val="000000"/>
          <w:szCs w:val="21"/>
        </w:rPr>
      </w:pPr>
      <w:r w:rsidRPr="00AD5383">
        <w:rPr>
          <w:rFonts w:ascii="Arial" w:hAnsi="Arial"/>
          <w:b/>
          <w:bCs/>
          <w:color w:val="000000"/>
          <w:szCs w:val="21"/>
        </w:rPr>
        <w:t>Potential reviewers</w:t>
      </w:r>
      <w:r w:rsidRPr="00AD5383">
        <w:rPr>
          <w:rFonts w:ascii="Arial" w:hAnsi="Arial"/>
          <w:bCs/>
          <w:color w:val="000000"/>
          <w:szCs w:val="21"/>
        </w:rPr>
        <w:t xml:space="preserve">: </w:t>
      </w:r>
    </w:p>
    <w:p w14:paraId="3687FEB7" w14:textId="77777777" w:rsidR="00AD5383" w:rsidRPr="00AD5383" w:rsidRDefault="00AD5383" w:rsidP="00AD5383">
      <w:pPr>
        <w:outlineLvl w:val="0"/>
        <w:rPr>
          <w:rFonts w:ascii="Arial" w:hAnsi="Arial"/>
          <w:b/>
          <w:bCs/>
          <w:color w:val="000000"/>
          <w:szCs w:val="21"/>
        </w:rPr>
      </w:pPr>
    </w:p>
    <w:p w14:paraId="1A439490" w14:textId="77777777" w:rsidR="00AD5383" w:rsidRDefault="00AD5383" w:rsidP="00AD5383">
      <w:pPr>
        <w:outlineLvl w:val="0"/>
        <w:rPr>
          <w:rFonts w:ascii="Arial" w:hAnsi="Arial"/>
          <w:bCs/>
          <w:color w:val="000000"/>
          <w:szCs w:val="21"/>
        </w:rPr>
      </w:pPr>
      <w:r w:rsidRPr="00AD5383">
        <w:rPr>
          <w:rFonts w:ascii="Arial" w:hAnsi="Arial"/>
          <w:b/>
          <w:bCs/>
          <w:color w:val="000000"/>
          <w:szCs w:val="21"/>
        </w:rPr>
        <w:t xml:space="preserve">Potential media pitches: </w:t>
      </w:r>
    </w:p>
    <w:p w14:paraId="2DA7293D" w14:textId="77777777" w:rsidR="00AD5383" w:rsidRPr="00AD5383" w:rsidRDefault="00AD5383" w:rsidP="00AD5383">
      <w:pPr>
        <w:outlineLvl w:val="0"/>
        <w:rPr>
          <w:rFonts w:ascii="Arial" w:hAnsi="Arial"/>
          <w:b/>
          <w:bCs/>
          <w:color w:val="000000"/>
          <w:szCs w:val="21"/>
        </w:rPr>
      </w:pPr>
    </w:p>
    <w:p w14:paraId="00E5C33C" w14:textId="77777777" w:rsidR="00AD5383" w:rsidRPr="00AD5383" w:rsidRDefault="00AD5383" w:rsidP="00AD5383">
      <w:pPr>
        <w:outlineLvl w:val="0"/>
        <w:rPr>
          <w:rFonts w:ascii="Arial" w:hAnsi="Arial"/>
          <w:bCs/>
          <w:color w:val="000000"/>
          <w:szCs w:val="21"/>
        </w:rPr>
      </w:pPr>
      <w:r w:rsidRPr="00AD5383">
        <w:rPr>
          <w:rFonts w:ascii="Arial" w:hAnsi="Arial"/>
          <w:b/>
          <w:bCs/>
          <w:color w:val="000000"/>
          <w:szCs w:val="21"/>
        </w:rPr>
        <w:t>Key words:</w:t>
      </w:r>
      <w:r w:rsidRPr="00AD5383">
        <w:rPr>
          <w:rFonts w:ascii="Arial" w:hAnsi="Arial"/>
          <w:bCs/>
          <w:color w:val="000000"/>
          <w:szCs w:val="21"/>
        </w:rPr>
        <w:t xml:space="preserve"> </w:t>
      </w:r>
      <w:r>
        <w:rPr>
          <w:rFonts w:ascii="Arial" w:hAnsi="Arial"/>
          <w:bCs/>
          <w:color w:val="000000"/>
          <w:szCs w:val="21"/>
        </w:rPr>
        <w:t>Facebook, social media, methodology,</w:t>
      </w:r>
      <w:r w:rsidR="00B70727">
        <w:rPr>
          <w:rFonts w:ascii="Arial" w:hAnsi="Arial"/>
          <w:bCs/>
          <w:color w:val="000000"/>
          <w:szCs w:val="21"/>
        </w:rPr>
        <w:t xml:space="preserve"> VA, veterans</w:t>
      </w:r>
    </w:p>
    <w:p w14:paraId="097F7F82" w14:textId="77777777" w:rsidR="001F1CCA" w:rsidRDefault="001F1CCA" w:rsidP="00AD5383">
      <w:pPr>
        <w:outlineLvl w:val="0"/>
        <w:rPr>
          <w:rFonts w:ascii="Arial" w:hAnsi="Arial"/>
          <w:bCs/>
          <w:color w:val="000000"/>
          <w:szCs w:val="21"/>
        </w:rPr>
      </w:pPr>
    </w:p>
    <w:p w14:paraId="7B4B663B" w14:textId="77777777" w:rsidR="001F1CCA" w:rsidRPr="001F1CCA" w:rsidRDefault="001F1CCA" w:rsidP="001F1CCA">
      <w:pPr>
        <w:outlineLvl w:val="0"/>
        <w:rPr>
          <w:rFonts w:ascii="Arial" w:hAnsi="Arial"/>
          <w:b/>
          <w:bCs/>
          <w:color w:val="000000"/>
          <w:szCs w:val="21"/>
        </w:rPr>
      </w:pPr>
      <w:r w:rsidRPr="001F1CCA">
        <w:rPr>
          <w:rFonts w:ascii="Arial" w:hAnsi="Arial"/>
          <w:b/>
          <w:bCs/>
          <w:color w:val="000000"/>
          <w:szCs w:val="21"/>
        </w:rPr>
        <w:t>Short Title</w:t>
      </w:r>
      <w:r>
        <w:rPr>
          <w:rFonts w:ascii="Arial" w:hAnsi="Arial"/>
          <w:bCs/>
          <w:color w:val="000000"/>
          <w:szCs w:val="21"/>
        </w:rPr>
        <w:t xml:space="preserve">: Facebook Ads for Research Recruitment of Military Veterans </w:t>
      </w:r>
    </w:p>
    <w:p w14:paraId="169DE022" w14:textId="77777777" w:rsidR="00AD5383" w:rsidRPr="00AD5383" w:rsidRDefault="00AD5383" w:rsidP="00AD5383">
      <w:pPr>
        <w:outlineLvl w:val="0"/>
        <w:rPr>
          <w:rFonts w:ascii="Arial" w:hAnsi="Arial"/>
          <w:bCs/>
          <w:color w:val="000000"/>
          <w:szCs w:val="21"/>
        </w:rPr>
      </w:pPr>
    </w:p>
    <w:p w14:paraId="41AC296E" w14:textId="77777777" w:rsidR="00AD5383" w:rsidRPr="00AD5383" w:rsidRDefault="00AD5383" w:rsidP="00AD5383">
      <w:pPr>
        <w:outlineLvl w:val="0"/>
        <w:rPr>
          <w:rFonts w:ascii="Arial" w:hAnsi="Arial"/>
          <w:b/>
          <w:bCs/>
          <w:color w:val="000000"/>
          <w:szCs w:val="21"/>
        </w:rPr>
      </w:pPr>
      <w:commentRangeStart w:id="1"/>
      <w:r>
        <w:rPr>
          <w:rFonts w:ascii="Arial" w:hAnsi="Arial"/>
          <w:b/>
          <w:bCs/>
          <w:color w:val="000000"/>
          <w:szCs w:val="21"/>
        </w:rPr>
        <w:t>Word count</w:t>
      </w:r>
      <w:commentRangeEnd w:id="1"/>
      <w:r w:rsidR="008336AA">
        <w:rPr>
          <w:rStyle w:val="CommentReference"/>
          <w:vanish/>
        </w:rPr>
        <w:commentReference w:id="1"/>
      </w:r>
      <w:r>
        <w:rPr>
          <w:rFonts w:ascii="Arial" w:hAnsi="Arial"/>
          <w:b/>
          <w:bCs/>
          <w:color w:val="000000"/>
          <w:szCs w:val="21"/>
        </w:rPr>
        <w:t xml:space="preserve">: </w:t>
      </w:r>
      <w:r w:rsidR="00960FEB" w:rsidRPr="00960FEB">
        <w:rPr>
          <w:rFonts w:ascii="Arial" w:hAnsi="Arial"/>
          <w:bCs/>
          <w:color w:val="000000"/>
          <w:szCs w:val="21"/>
        </w:rPr>
        <w:t>369</w:t>
      </w:r>
      <w:r w:rsidRPr="00960FEB">
        <w:rPr>
          <w:rFonts w:ascii="Arial" w:hAnsi="Arial"/>
          <w:bCs/>
          <w:color w:val="000000"/>
          <w:szCs w:val="21"/>
        </w:rPr>
        <w:t xml:space="preserve"> (abstract); </w:t>
      </w:r>
      <w:r w:rsidR="00960FEB" w:rsidRPr="00960FEB">
        <w:rPr>
          <w:rFonts w:ascii="Arial" w:hAnsi="Arial"/>
          <w:bCs/>
          <w:color w:val="000000"/>
          <w:szCs w:val="21"/>
        </w:rPr>
        <w:t>2,590</w:t>
      </w:r>
      <w:r w:rsidRPr="00960FEB">
        <w:rPr>
          <w:rFonts w:ascii="Arial" w:hAnsi="Arial"/>
          <w:bCs/>
          <w:color w:val="000000"/>
          <w:szCs w:val="21"/>
        </w:rPr>
        <w:t xml:space="preserve"> (body)</w:t>
      </w:r>
    </w:p>
    <w:p w14:paraId="04BE39D4" w14:textId="77777777" w:rsidR="00AD5383" w:rsidRDefault="00AD5383" w:rsidP="007014C0">
      <w:pPr>
        <w:outlineLvl w:val="0"/>
        <w:rPr>
          <w:rFonts w:ascii="Arial" w:hAnsi="Arial"/>
          <w:color w:val="000000"/>
          <w:szCs w:val="21"/>
          <w:u w:val="single"/>
        </w:rPr>
      </w:pPr>
    </w:p>
    <w:p w14:paraId="10BD3DD4" w14:textId="77777777" w:rsidR="00AD5383" w:rsidRDefault="00AD5383" w:rsidP="007014C0">
      <w:pPr>
        <w:outlineLvl w:val="0"/>
        <w:rPr>
          <w:rFonts w:ascii="Arial" w:hAnsi="Arial"/>
          <w:color w:val="000000"/>
          <w:szCs w:val="21"/>
          <w:u w:val="single"/>
        </w:rPr>
      </w:pPr>
    </w:p>
    <w:p w14:paraId="46F9B041" w14:textId="77777777" w:rsidR="00AD5383" w:rsidRDefault="00AD5383" w:rsidP="007014C0">
      <w:pPr>
        <w:outlineLvl w:val="0"/>
        <w:rPr>
          <w:rFonts w:ascii="Arial" w:hAnsi="Arial"/>
          <w:color w:val="000000"/>
          <w:szCs w:val="21"/>
          <w:u w:val="single"/>
        </w:rPr>
      </w:pPr>
    </w:p>
    <w:p w14:paraId="73EB76F7" w14:textId="77777777" w:rsidR="00B921CE" w:rsidRDefault="00B921CE" w:rsidP="00B921CE">
      <w:pPr>
        <w:rPr>
          <w:rFonts w:ascii="Arial" w:hAnsi="Arial"/>
          <w:color w:val="000000"/>
          <w:szCs w:val="21"/>
          <w:u w:val="single"/>
        </w:rPr>
      </w:pPr>
    </w:p>
    <w:p w14:paraId="2B3FDB44" w14:textId="77777777" w:rsidR="00AD5383" w:rsidRPr="00AD5383" w:rsidRDefault="00AD5383" w:rsidP="007014C0">
      <w:pPr>
        <w:outlineLvl w:val="0"/>
        <w:rPr>
          <w:rFonts w:ascii="Arial" w:hAnsi="Arial"/>
          <w:b/>
          <w:color w:val="000000"/>
          <w:szCs w:val="21"/>
        </w:rPr>
      </w:pPr>
      <w:r>
        <w:rPr>
          <w:rFonts w:ascii="Arial" w:hAnsi="Arial"/>
          <w:color w:val="000000"/>
          <w:szCs w:val="21"/>
          <w:u w:val="single"/>
        </w:rPr>
        <w:br w:type="page"/>
      </w:r>
      <w:commentRangeStart w:id="2"/>
      <w:r w:rsidRPr="00AD5383">
        <w:rPr>
          <w:rFonts w:ascii="Arial" w:hAnsi="Arial"/>
          <w:b/>
          <w:color w:val="000000"/>
          <w:szCs w:val="21"/>
        </w:rPr>
        <w:lastRenderedPageBreak/>
        <w:t>Abstract</w:t>
      </w:r>
      <w:r>
        <w:rPr>
          <w:rFonts w:ascii="Arial" w:hAnsi="Arial"/>
          <w:b/>
          <w:color w:val="000000"/>
          <w:szCs w:val="21"/>
        </w:rPr>
        <w:t xml:space="preserve"> </w:t>
      </w:r>
      <w:commentRangeEnd w:id="2"/>
      <w:r w:rsidR="00DA6A1D">
        <w:rPr>
          <w:rStyle w:val="CommentReference"/>
          <w:vanish/>
        </w:rPr>
        <w:commentReference w:id="2"/>
      </w:r>
    </w:p>
    <w:p w14:paraId="4BCB8B28" w14:textId="77777777" w:rsidR="00AD5383" w:rsidRDefault="00AD5383" w:rsidP="00AD5383">
      <w:pPr>
        <w:rPr>
          <w:rFonts w:ascii="Arial" w:hAnsi="Arial"/>
          <w:color w:val="000000"/>
          <w:szCs w:val="21"/>
          <w:u w:val="single"/>
        </w:rPr>
      </w:pPr>
    </w:p>
    <w:p w14:paraId="5AA653FF" w14:textId="77777777" w:rsidR="007E0B04" w:rsidRPr="00AD5383" w:rsidRDefault="007E0B04" w:rsidP="007E0B04">
      <w:pPr>
        <w:rPr>
          <w:rFonts w:ascii="Arial" w:hAnsi="Arial"/>
          <w:color w:val="000000"/>
          <w:szCs w:val="21"/>
          <w:u w:val="single"/>
        </w:rPr>
      </w:pPr>
      <w:r w:rsidRPr="00AD5383">
        <w:rPr>
          <w:rFonts w:ascii="Arial" w:hAnsi="Arial"/>
          <w:color w:val="000000"/>
          <w:szCs w:val="21"/>
          <w:u w:val="single"/>
        </w:rPr>
        <w:t>Background</w:t>
      </w:r>
    </w:p>
    <w:p w14:paraId="39F14F01" w14:textId="77777777" w:rsidR="007E0B04" w:rsidRPr="00655355" w:rsidRDefault="007E0B04" w:rsidP="007E0B04">
      <w:pPr>
        <w:rPr>
          <w:rFonts w:ascii="Arial" w:hAnsi="Arial"/>
        </w:rPr>
      </w:pPr>
      <w:r>
        <w:rPr>
          <w:rFonts w:ascii="Arial" w:hAnsi="Arial"/>
        </w:rPr>
        <w:t xml:space="preserve">Prior research has demonstrated the feasibility of </w:t>
      </w:r>
      <w:r w:rsidRPr="00D00C0E">
        <w:rPr>
          <w:rFonts w:ascii="Arial" w:hAnsi="Arial"/>
        </w:rPr>
        <w:t>recruit</w:t>
      </w:r>
      <w:r>
        <w:rPr>
          <w:rFonts w:ascii="Arial" w:hAnsi="Arial"/>
        </w:rPr>
        <w:t>ing</w:t>
      </w:r>
      <w:r w:rsidRPr="00D00C0E">
        <w:rPr>
          <w:rFonts w:ascii="Arial" w:hAnsi="Arial"/>
        </w:rPr>
        <w:t xml:space="preserve"> research </w:t>
      </w:r>
      <w:r>
        <w:rPr>
          <w:rFonts w:ascii="Arial" w:hAnsi="Arial"/>
        </w:rPr>
        <w:t>participants through Facebook ads, but less is known about</w:t>
      </w:r>
      <w:r w:rsidRPr="00D00C0E">
        <w:rPr>
          <w:rFonts w:ascii="Arial" w:hAnsi="Arial"/>
        </w:rPr>
        <w:t xml:space="preserve"> </w:t>
      </w:r>
      <w:r>
        <w:rPr>
          <w:rFonts w:ascii="Arial" w:hAnsi="Arial"/>
        </w:rPr>
        <w:t xml:space="preserve">the effectiveness of Facebook ads in reaching military veterans. This study tested the effectiveness of 15 ads in reaching </w:t>
      </w:r>
      <w:r w:rsidR="00447A09">
        <w:rPr>
          <w:rFonts w:ascii="Arial" w:hAnsi="Arial"/>
        </w:rPr>
        <w:t>this</w:t>
      </w:r>
      <w:r>
        <w:rPr>
          <w:rFonts w:ascii="Arial" w:hAnsi="Arial"/>
        </w:rPr>
        <w:t xml:space="preserve"> target population.</w:t>
      </w:r>
    </w:p>
    <w:p w14:paraId="7970AC61" w14:textId="77777777" w:rsidR="007E0B04" w:rsidRDefault="007E0B04" w:rsidP="007E0B04">
      <w:pPr>
        <w:outlineLvl w:val="0"/>
        <w:rPr>
          <w:rFonts w:ascii="Arial" w:hAnsi="Arial"/>
          <w:u w:val="single"/>
        </w:rPr>
      </w:pPr>
    </w:p>
    <w:p w14:paraId="72920F54" w14:textId="77777777" w:rsidR="007E0B04" w:rsidRPr="00D00C0E" w:rsidRDefault="007E0B04" w:rsidP="007E0B04">
      <w:pPr>
        <w:outlineLvl w:val="0"/>
        <w:rPr>
          <w:rFonts w:ascii="Arial" w:hAnsi="Arial"/>
          <w:u w:val="single"/>
        </w:rPr>
      </w:pPr>
      <w:r w:rsidRPr="00D00C0E">
        <w:rPr>
          <w:rFonts w:ascii="Arial" w:hAnsi="Arial"/>
          <w:u w:val="single"/>
        </w:rPr>
        <w:t>Methods</w:t>
      </w:r>
    </w:p>
    <w:p w14:paraId="686300B9" w14:textId="77777777" w:rsidR="007E0B04" w:rsidRPr="00D00C0E" w:rsidRDefault="007E0B04" w:rsidP="007E0B04">
      <w:pPr>
        <w:rPr>
          <w:rFonts w:ascii="Arial" w:hAnsi="Arial"/>
        </w:rPr>
      </w:pPr>
      <w:r w:rsidRPr="00D00C0E">
        <w:rPr>
          <w:rFonts w:ascii="Arial" w:hAnsi="Arial"/>
        </w:rPr>
        <w:t xml:space="preserve">Facebook </w:t>
      </w:r>
      <w:r>
        <w:rPr>
          <w:rFonts w:ascii="Arial" w:hAnsi="Arial"/>
        </w:rPr>
        <w:t xml:space="preserve">ads </w:t>
      </w:r>
      <w:r w:rsidR="00DA6A1D">
        <w:rPr>
          <w:rFonts w:ascii="Arial" w:hAnsi="Arial"/>
        </w:rPr>
        <w:t>requesting participation in an online health survey ran for six weeks in 2017</w:t>
      </w:r>
      <w:r>
        <w:rPr>
          <w:rFonts w:ascii="Arial" w:hAnsi="Arial"/>
        </w:rPr>
        <w:t xml:space="preserve">. </w:t>
      </w:r>
      <w:r w:rsidRPr="00D00C0E">
        <w:rPr>
          <w:rFonts w:ascii="Arial" w:hAnsi="Arial"/>
        </w:rPr>
        <w:t xml:space="preserve">Using a </w:t>
      </w:r>
      <w:r>
        <w:rPr>
          <w:rFonts w:ascii="Arial" w:hAnsi="Arial"/>
        </w:rPr>
        <w:t xml:space="preserve">full 3x5 </w:t>
      </w:r>
      <w:r w:rsidRPr="00D00C0E">
        <w:rPr>
          <w:rFonts w:ascii="Arial" w:hAnsi="Arial"/>
        </w:rPr>
        <w:t xml:space="preserve">factorial design, </w:t>
      </w:r>
      <w:r>
        <w:rPr>
          <w:rFonts w:ascii="Arial" w:hAnsi="Arial"/>
        </w:rPr>
        <w:t xml:space="preserve">ads </w:t>
      </w:r>
      <w:r w:rsidRPr="00D00C0E">
        <w:rPr>
          <w:rFonts w:ascii="Arial" w:hAnsi="Arial"/>
        </w:rPr>
        <w:t xml:space="preserve">varied </w:t>
      </w:r>
      <w:r>
        <w:rPr>
          <w:rFonts w:ascii="Arial" w:hAnsi="Arial"/>
        </w:rPr>
        <w:t xml:space="preserve">imagery </w:t>
      </w:r>
      <w:r w:rsidRPr="00D00C0E">
        <w:rPr>
          <w:rFonts w:ascii="Arial" w:hAnsi="Arial"/>
        </w:rPr>
        <w:t>(</w:t>
      </w:r>
      <w:r>
        <w:rPr>
          <w:rFonts w:ascii="Arial" w:hAnsi="Arial"/>
        </w:rPr>
        <w:t xml:space="preserve">person taking a survey; </w:t>
      </w:r>
      <w:r w:rsidRPr="00D00C0E">
        <w:rPr>
          <w:rFonts w:ascii="Arial" w:hAnsi="Arial"/>
        </w:rPr>
        <w:t>veteran with his family</w:t>
      </w:r>
      <w:r>
        <w:rPr>
          <w:rFonts w:ascii="Arial" w:hAnsi="Arial"/>
        </w:rPr>
        <w:t>;</w:t>
      </w:r>
      <w:r w:rsidRPr="00D00C0E">
        <w:rPr>
          <w:rFonts w:ascii="Arial" w:hAnsi="Arial"/>
        </w:rPr>
        <w:t xml:space="preserve"> soldiers marching) and headlines</w:t>
      </w:r>
      <w:r>
        <w:rPr>
          <w:rFonts w:ascii="Arial" w:hAnsi="Arial"/>
        </w:rPr>
        <w:t xml:space="preserve"> informed by </w:t>
      </w:r>
      <w:r w:rsidR="00DA6A1D">
        <w:rPr>
          <w:rFonts w:ascii="Arial" w:hAnsi="Arial"/>
        </w:rPr>
        <w:t>different</w:t>
      </w:r>
      <w:r>
        <w:rPr>
          <w:rFonts w:ascii="Arial" w:hAnsi="Arial"/>
        </w:rPr>
        <w:t xml:space="preserve"> principles</w:t>
      </w:r>
      <w:r w:rsidRPr="00D00C0E">
        <w:rPr>
          <w:rFonts w:ascii="Arial" w:hAnsi="Arial"/>
        </w:rPr>
        <w:t xml:space="preserve"> (</w:t>
      </w:r>
      <w:r>
        <w:rPr>
          <w:rFonts w:ascii="Arial" w:hAnsi="Arial"/>
        </w:rPr>
        <w:t xml:space="preserve">social norms; </w:t>
      </w:r>
      <w:r w:rsidRPr="00D00C0E">
        <w:rPr>
          <w:rFonts w:ascii="Arial" w:hAnsi="Arial"/>
        </w:rPr>
        <w:t>altruism</w:t>
      </w:r>
      <w:r>
        <w:rPr>
          <w:rFonts w:ascii="Arial" w:hAnsi="Arial"/>
        </w:rPr>
        <w:t>;</w:t>
      </w:r>
      <w:r w:rsidRPr="00D00C0E">
        <w:rPr>
          <w:rFonts w:ascii="Arial" w:hAnsi="Arial"/>
        </w:rPr>
        <w:t xml:space="preserve"> empowerment</w:t>
      </w:r>
      <w:r>
        <w:rPr>
          <w:rFonts w:ascii="Arial" w:hAnsi="Arial"/>
        </w:rPr>
        <w:t>;</w:t>
      </w:r>
      <w:r w:rsidRPr="00D00C0E">
        <w:rPr>
          <w:rFonts w:ascii="Arial" w:hAnsi="Arial"/>
        </w:rPr>
        <w:t xml:space="preserve"> </w:t>
      </w:r>
      <w:r>
        <w:rPr>
          <w:rFonts w:ascii="Arial" w:hAnsi="Arial"/>
        </w:rPr>
        <w:t>incentive;</w:t>
      </w:r>
      <w:r w:rsidRPr="00D00C0E">
        <w:rPr>
          <w:rFonts w:ascii="Arial" w:hAnsi="Arial"/>
        </w:rPr>
        <w:t xml:space="preserve"> </w:t>
      </w:r>
      <w:r>
        <w:rPr>
          <w:rFonts w:ascii="Arial" w:hAnsi="Arial"/>
        </w:rPr>
        <w:t>and sharing)</w:t>
      </w:r>
      <w:r w:rsidRPr="00D00C0E">
        <w:rPr>
          <w:rFonts w:ascii="Arial" w:hAnsi="Arial"/>
        </w:rPr>
        <w:t xml:space="preserve">. </w:t>
      </w:r>
      <w:r>
        <w:rPr>
          <w:rFonts w:ascii="Arial" w:hAnsi="Arial"/>
        </w:rPr>
        <w:t xml:space="preserve">Reliable and valid self-report tools were used to screen for mental health problems (PC-PTSD, AUDIT-C, PHQ-2, and DSI-SS). Outcomes were </w:t>
      </w:r>
      <w:r w:rsidR="00A311C4">
        <w:rPr>
          <w:rFonts w:ascii="Arial" w:hAnsi="Arial"/>
        </w:rPr>
        <w:t xml:space="preserve">impressions, </w:t>
      </w:r>
      <w:r>
        <w:rPr>
          <w:rFonts w:ascii="Arial" w:hAnsi="Arial"/>
        </w:rPr>
        <w:t xml:space="preserve">click-through rate (CTR), survey completion, and cost per survey completed. Negative binomial models incorporating the full factorial design were used to compare image and headline main effects and interactions on each outcome. </w:t>
      </w:r>
    </w:p>
    <w:p w14:paraId="391FB91C" w14:textId="77777777" w:rsidR="007E0B04" w:rsidRDefault="007E0B04" w:rsidP="007E0B04">
      <w:pPr>
        <w:outlineLvl w:val="0"/>
        <w:rPr>
          <w:rFonts w:ascii="Arial" w:hAnsi="Arial"/>
          <w:u w:val="single"/>
        </w:rPr>
      </w:pPr>
    </w:p>
    <w:p w14:paraId="110D4356" w14:textId="77777777" w:rsidR="007E0B04" w:rsidRPr="00D00C0E" w:rsidRDefault="007E0B04" w:rsidP="007E0B04">
      <w:pPr>
        <w:outlineLvl w:val="0"/>
        <w:rPr>
          <w:rFonts w:ascii="Arial" w:hAnsi="Arial"/>
          <w:u w:val="single"/>
        </w:rPr>
      </w:pPr>
      <w:r w:rsidRPr="00D00C0E">
        <w:rPr>
          <w:rFonts w:ascii="Arial" w:hAnsi="Arial"/>
          <w:u w:val="single"/>
        </w:rPr>
        <w:t>Results</w:t>
      </w:r>
    </w:p>
    <w:p w14:paraId="44DCFDC1" w14:textId="38464F4F" w:rsidR="007E0B04" w:rsidRDefault="007E0B04" w:rsidP="007E0B04">
      <w:pPr>
        <w:rPr>
          <w:rFonts w:ascii="Arial" w:hAnsi="Arial"/>
        </w:rPr>
      </w:pPr>
      <w:r>
        <w:rPr>
          <w:rFonts w:ascii="Arial" w:hAnsi="Arial"/>
        </w:rPr>
        <w:t>Overall, a</w:t>
      </w:r>
      <w:r w:rsidRPr="00D00C0E">
        <w:rPr>
          <w:rFonts w:ascii="Arial" w:hAnsi="Arial"/>
        </w:rPr>
        <w:t xml:space="preserve">dvertisements </w:t>
      </w:r>
      <w:r>
        <w:rPr>
          <w:rFonts w:ascii="Arial" w:hAnsi="Arial"/>
        </w:rPr>
        <w:t xml:space="preserve">produced 827,918 impressions and 9,527 </w:t>
      </w:r>
      <w:r w:rsidRPr="00D00C0E">
        <w:rPr>
          <w:rFonts w:ascii="Arial" w:hAnsi="Arial"/>
        </w:rPr>
        <w:t>clicks</w:t>
      </w:r>
      <w:r>
        <w:rPr>
          <w:rFonts w:ascii="Arial" w:hAnsi="Arial"/>
        </w:rPr>
        <w:t xml:space="preserve"> (CTR=1.20%). </w:t>
      </w:r>
      <w:r w:rsidR="00447A09">
        <w:rPr>
          <w:rFonts w:ascii="Arial" w:hAnsi="Arial"/>
        </w:rPr>
        <w:t>Seven hundred and ten</w:t>
      </w:r>
      <w:r w:rsidRPr="00D00C0E">
        <w:rPr>
          <w:rFonts w:ascii="Arial" w:hAnsi="Arial"/>
        </w:rPr>
        <w:t xml:space="preserve"> </w:t>
      </w:r>
      <w:r>
        <w:rPr>
          <w:rFonts w:ascii="Arial" w:hAnsi="Arial"/>
        </w:rPr>
        <w:t>individuals were eligible for the survey, and 587</w:t>
      </w:r>
      <w:r w:rsidRPr="00D00C0E">
        <w:rPr>
          <w:rFonts w:ascii="Arial" w:hAnsi="Arial"/>
        </w:rPr>
        <w:t xml:space="preserve"> </w:t>
      </w:r>
      <w:r>
        <w:rPr>
          <w:rFonts w:ascii="Arial" w:hAnsi="Arial"/>
        </w:rPr>
        <w:t>completed the survey (83</w:t>
      </w:r>
      <w:r w:rsidRPr="00D00C0E">
        <w:rPr>
          <w:rFonts w:ascii="Arial" w:hAnsi="Arial"/>
        </w:rPr>
        <w:t xml:space="preserve">% response rate). </w:t>
      </w:r>
      <w:r w:rsidRPr="009A4A19">
        <w:rPr>
          <w:rFonts w:ascii="Arial" w:hAnsi="Arial"/>
          <w:highlight w:val="yellow"/>
        </w:rPr>
        <w:t xml:space="preserve">One hundred </w:t>
      </w:r>
      <w:del w:id="3" w:author="Benjamin Chan" w:date="2017-11-22T11:57:00Z">
        <w:r w:rsidRPr="009A4A19" w:rsidDel="003468E8">
          <w:rPr>
            <w:rFonts w:ascii="Arial" w:hAnsi="Arial"/>
            <w:highlight w:val="yellow"/>
          </w:rPr>
          <w:delText>fifty-five</w:delText>
        </w:r>
      </w:del>
      <w:ins w:id="4" w:author="Benjamin Chan" w:date="2017-11-22T11:57:00Z">
        <w:r w:rsidR="003468E8">
          <w:rPr>
            <w:rFonts w:ascii="Arial" w:hAnsi="Arial"/>
            <w:highlight w:val="yellow"/>
          </w:rPr>
          <w:t>ninety-three</w:t>
        </w:r>
      </w:ins>
      <w:r w:rsidRPr="009A4A19">
        <w:rPr>
          <w:rFonts w:ascii="Arial" w:hAnsi="Arial"/>
          <w:highlight w:val="yellow"/>
        </w:rPr>
        <w:t xml:space="preserve"> participants (</w:t>
      </w:r>
      <w:del w:id="5" w:author="Benjamin Chan" w:date="2017-11-22T11:58:00Z">
        <w:r w:rsidRPr="009A4A19" w:rsidDel="003468E8">
          <w:rPr>
            <w:rFonts w:ascii="Arial" w:hAnsi="Arial"/>
            <w:highlight w:val="yellow"/>
          </w:rPr>
          <w:delText>26</w:delText>
        </w:r>
      </w:del>
      <w:ins w:id="6" w:author="Benjamin Chan" w:date="2017-11-22T11:58:00Z">
        <w:r w:rsidR="003468E8">
          <w:rPr>
            <w:rFonts w:ascii="Arial" w:hAnsi="Arial"/>
            <w:highlight w:val="yellow"/>
          </w:rPr>
          <w:t>33</w:t>
        </w:r>
      </w:ins>
      <w:r w:rsidRPr="009A4A19">
        <w:rPr>
          <w:rFonts w:ascii="Arial" w:hAnsi="Arial"/>
          <w:highlight w:val="yellow"/>
        </w:rPr>
        <w:t>%) had never been enrolled in the VA, and 322 (55%) had not used VA health care services in the prior year.</w:t>
      </w:r>
      <w:r>
        <w:rPr>
          <w:rFonts w:ascii="Arial" w:hAnsi="Arial"/>
        </w:rPr>
        <w:t xml:space="preserve"> Participants frequently screened positive for current mental health problems, including PTSD (52%), problematic drinking (51%), major depression (28%), and suicidality (22%). Total ad expenditure was </w:t>
      </w:r>
      <w:r w:rsidRPr="00D00C0E">
        <w:rPr>
          <w:rFonts w:ascii="Arial" w:hAnsi="Arial"/>
        </w:rPr>
        <w:t xml:space="preserve">$11,427, </w:t>
      </w:r>
      <w:r>
        <w:rPr>
          <w:rFonts w:ascii="Arial" w:hAnsi="Arial"/>
        </w:rPr>
        <w:t xml:space="preserve">yielding </w:t>
      </w:r>
      <w:r w:rsidRPr="00D00C0E">
        <w:rPr>
          <w:rFonts w:ascii="Arial" w:hAnsi="Arial"/>
        </w:rPr>
        <w:t>an averag</w:t>
      </w:r>
      <w:r>
        <w:rPr>
          <w:rFonts w:ascii="Arial" w:hAnsi="Arial"/>
        </w:rPr>
        <w:t>e cost per completed survey of $19.47</w:t>
      </w:r>
      <w:r w:rsidRPr="00D00C0E">
        <w:rPr>
          <w:rFonts w:ascii="Arial" w:hAnsi="Arial"/>
        </w:rPr>
        <w:t>.</w:t>
      </w:r>
    </w:p>
    <w:p w14:paraId="6CFFA1D6" w14:textId="77777777" w:rsidR="007E0B04" w:rsidRDefault="007E0B04" w:rsidP="007E0B04">
      <w:pPr>
        <w:rPr>
          <w:rFonts w:ascii="Arial" w:hAnsi="Arial"/>
        </w:rPr>
      </w:pPr>
    </w:p>
    <w:p w14:paraId="25F08EF2" w14:textId="77777777" w:rsidR="00250E73" w:rsidRPr="00250E73" w:rsidRDefault="007E0B04" w:rsidP="00250E73">
      <w:pPr>
        <w:rPr>
          <w:rFonts w:ascii="Arial" w:hAnsi="Arial"/>
        </w:rPr>
      </w:pPr>
      <w:r>
        <w:rPr>
          <w:rFonts w:ascii="Arial" w:hAnsi="Arial"/>
        </w:rPr>
        <w:t xml:space="preserve">The soldiers marching image </w:t>
      </w:r>
      <w:r w:rsidR="00225D64">
        <w:rPr>
          <w:rFonts w:ascii="Arial" w:hAnsi="Arial"/>
        </w:rPr>
        <w:t>performed best in terms of generating impressions, ad clicks, and reactions, but not survey participation.</w:t>
      </w:r>
      <w:r>
        <w:rPr>
          <w:rFonts w:ascii="Arial" w:hAnsi="Arial"/>
        </w:rPr>
        <w:t xml:space="preserve"> “Sharing” and “incentive” headlines had higher survey participation than social norms (p &lt; 0.001 and p = 0.008, respectively). Half of survey participants (n=285) were recruited by just 2 of the 15 ads: soldiers marching with an “incentive” headline and “sharing” headline. These two ads were also the most cost effective, at $4.88 and $5.90 per participant, respectively.</w:t>
      </w:r>
      <w:r w:rsidR="00250E73">
        <w:rPr>
          <w:rFonts w:ascii="Arial" w:hAnsi="Arial"/>
        </w:rPr>
        <w:t xml:space="preserve"> </w:t>
      </w:r>
      <w:r w:rsidR="00250E73">
        <w:rPr>
          <w:rFonts w:ascii="Arial" w:hAnsi="Arial" w:cs="Arial"/>
          <w:color w:val="000000"/>
        </w:rPr>
        <w:t>Among veterans with current</w:t>
      </w:r>
      <w:r w:rsidR="00250E73" w:rsidRPr="0009654B">
        <w:rPr>
          <w:rFonts w:ascii="Arial" w:hAnsi="Arial" w:cs="Arial"/>
          <w:color w:val="000000"/>
        </w:rPr>
        <w:t xml:space="preserve"> </w:t>
      </w:r>
      <w:r w:rsidR="00250E73">
        <w:rPr>
          <w:rFonts w:ascii="Arial" w:hAnsi="Arial" w:cs="Arial"/>
          <w:color w:val="000000"/>
        </w:rPr>
        <w:t>suicidal ideation, the survey-taking image performed better than</w:t>
      </w:r>
      <w:r w:rsidR="00250E73" w:rsidRPr="0009654B">
        <w:rPr>
          <w:rFonts w:ascii="Arial" w:hAnsi="Arial" w:cs="Arial"/>
          <w:color w:val="000000"/>
        </w:rPr>
        <w:t xml:space="preserve"> </w:t>
      </w:r>
      <w:r w:rsidR="008A0565">
        <w:rPr>
          <w:rFonts w:ascii="Arial" w:hAnsi="Arial" w:cs="Arial"/>
          <w:color w:val="000000"/>
        </w:rPr>
        <w:t>the soldier</w:t>
      </w:r>
      <w:r w:rsidR="00250E73">
        <w:rPr>
          <w:rFonts w:ascii="Arial" w:hAnsi="Arial" w:cs="Arial"/>
          <w:color w:val="000000"/>
        </w:rPr>
        <w:t>s marching image (p=0.007).</w:t>
      </w:r>
    </w:p>
    <w:p w14:paraId="18A8ABAA" w14:textId="77777777" w:rsidR="007E0B04" w:rsidRDefault="007E0B04" w:rsidP="007E0B04">
      <w:pPr>
        <w:outlineLvl w:val="0"/>
        <w:rPr>
          <w:rFonts w:ascii="Arial" w:hAnsi="Arial"/>
          <w:u w:val="single"/>
        </w:rPr>
      </w:pPr>
    </w:p>
    <w:p w14:paraId="19CE52C1" w14:textId="77777777" w:rsidR="007E0B04" w:rsidRPr="00D00C0E" w:rsidRDefault="007E0B04" w:rsidP="007E0B04">
      <w:pPr>
        <w:outlineLvl w:val="0"/>
        <w:rPr>
          <w:rFonts w:ascii="Arial" w:hAnsi="Arial"/>
          <w:u w:val="single"/>
        </w:rPr>
      </w:pPr>
      <w:r w:rsidRPr="00D00C0E">
        <w:rPr>
          <w:rFonts w:ascii="Arial" w:hAnsi="Arial"/>
          <w:u w:val="single"/>
        </w:rPr>
        <w:t>Conclusions</w:t>
      </w:r>
    </w:p>
    <w:p w14:paraId="1B498038" w14:textId="77777777" w:rsidR="007E0B04" w:rsidRPr="00662B2F" w:rsidRDefault="007E0B04" w:rsidP="007E0B04">
      <w:pPr>
        <w:rPr>
          <w:rFonts w:ascii="Arial" w:hAnsi="Arial"/>
        </w:rPr>
      </w:pPr>
      <w:r w:rsidRPr="00D00C0E">
        <w:rPr>
          <w:rFonts w:ascii="Arial" w:hAnsi="Arial"/>
        </w:rPr>
        <w:t>F</w:t>
      </w:r>
      <w:r>
        <w:rPr>
          <w:rFonts w:ascii="Arial" w:hAnsi="Arial"/>
        </w:rPr>
        <w:t>acebook ads are effective in rapidly and inexpensively reaching military veterans, including those at-</w:t>
      </w:r>
      <w:r w:rsidR="00447A09">
        <w:rPr>
          <w:rFonts w:ascii="Arial" w:hAnsi="Arial"/>
        </w:rPr>
        <w:t>r</w:t>
      </w:r>
      <w:r w:rsidR="005E4A85">
        <w:rPr>
          <w:rFonts w:ascii="Arial" w:hAnsi="Arial"/>
        </w:rPr>
        <w:t xml:space="preserve">isk for mental health problems and </w:t>
      </w:r>
      <w:r w:rsidR="00447A09">
        <w:rPr>
          <w:rFonts w:ascii="Arial" w:hAnsi="Arial"/>
        </w:rPr>
        <w:t>suicidal</w:t>
      </w:r>
      <w:r w:rsidR="005E4A85">
        <w:rPr>
          <w:rFonts w:ascii="Arial" w:hAnsi="Arial"/>
        </w:rPr>
        <w:t>ity, and those</w:t>
      </w:r>
      <w:r>
        <w:rPr>
          <w:rFonts w:ascii="Arial" w:hAnsi="Arial"/>
        </w:rPr>
        <w:t xml:space="preserve"> not receiving VA healthcare</w:t>
      </w:r>
      <w:r w:rsidRPr="00D00C0E">
        <w:rPr>
          <w:rFonts w:ascii="Arial" w:hAnsi="Arial"/>
        </w:rPr>
        <w:t xml:space="preserve">. </w:t>
      </w:r>
      <w:r w:rsidR="00225D64">
        <w:rPr>
          <w:rFonts w:ascii="Arial" w:hAnsi="Arial"/>
        </w:rPr>
        <w:t xml:space="preserve">Ad image and headlines may be usefull to </w:t>
      </w:r>
      <w:r w:rsidRPr="00D00C0E">
        <w:rPr>
          <w:rFonts w:ascii="Arial" w:hAnsi="Arial"/>
        </w:rPr>
        <w:t>help optimize effectiveness of ads</w:t>
      </w:r>
      <w:r w:rsidR="00225D64">
        <w:rPr>
          <w:rFonts w:ascii="Arial" w:hAnsi="Arial"/>
        </w:rPr>
        <w:t xml:space="preserve"> for particular target populations</w:t>
      </w:r>
      <w:r w:rsidRPr="00D00C0E">
        <w:rPr>
          <w:rFonts w:ascii="Arial" w:hAnsi="Arial"/>
        </w:rPr>
        <w:t xml:space="preserve">.  </w:t>
      </w:r>
    </w:p>
    <w:p w14:paraId="6DC8B078" w14:textId="77777777" w:rsidR="00AD5383" w:rsidRDefault="00AD5383" w:rsidP="007014C0">
      <w:pPr>
        <w:outlineLvl w:val="0"/>
        <w:rPr>
          <w:rFonts w:ascii="Arial" w:hAnsi="Arial"/>
          <w:color w:val="000000"/>
          <w:szCs w:val="21"/>
          <w:u w:val="single"/>
        </w:rPr>
      </w:pPr>
    </w:p>
    <w:p w14:paraId="4726DA6A" w14:textId="77777777" w:rsidR="00AD5383" w:rsidRDefault="00AD5383" w:rsidP="007014C0">
      <w:pPr>
        <w:outlineLvl w:val="0"/>
        <w:rPr>
          <w:rFonts w:ascii="Arial" w:hAnsi="Arial"/>
          <w:color w:val="000000"/>
          <w:szCs w:val="21"/>
          <w:u w:val="single"/>
        </w:rPr>
      </w:pPr>
    </w:p>
    <w:p w14:paraId="3895E0DC" w14:textId="77777777" w:rsidR="00B921CE" w:rsidRPr="0058250F" w:rsidRDefault="00AD5383" w:rsidP="007014C0">
      <w:pPr>
        <w:outlineLvl w:val="0"/>
        <w:rPr>
          <w:rFonts w:ascii="Arial" w:hAnsi="Arial"/>
          <w:b/>
          <w:color w:val="000000"/>
          <w:szCs w:val="21"/>
        </w:rPr>
      </w:pPr>
      <w:r>
        <w:rPr>
          <w:rFonts w:ascii="Arial" w:hAnsi="Arial"/>
          <w:color w:val="000000"/>
          <w:szCs w:val="21"/>
          <w:u w:val="single"/>
        </w:rPr>
        <w:br w:type="page"/>
      </w:r>
      <w:commentRangeStart w:id="7"/>
      <w:r w:rsidRPr="0058250F">
        <w:rPr>
          <w:rFonts w:ascii="Arial" w:hAnsi="Arial"/>
          <w:b/>
          <w:color w:val="000000"/>
          <w:szCs w:val="21"/>
          <w:u w:val="single"/>
        </w:rPr>
        <w:lastRenderedPageBreak/>
        <w:t>Introduction</w:t>
      </w:r>
      <w:r w:rsidR="00B921CE" w:rsidRPr="0058250F">
        <w:rPr>
          <w:rFonts w:ascii="Arial" w:hAnsi="Arial"/>
          <w:b/>
          <w:color w:val="000000"/>
          <w:szCs w:val="21"/>
        </w:rPr>
        <w:t xml:space="preserve"> </w:t>
      </w:r>
      <w:commentRangeEnd w:id="7"/>
      <w:r w:rsidR="009A4A19">
        <w:rPr>
          <w:rStyle w:val="CommentReference"/>
          <w:vanish/>
        </w:rPr>
        <w:commentReference w:id="7"/>
      </w:r>
    </w:p>
    <w:p w14:paraId="68E03548" w14:textId="77777777" w:rsidR="0058250F" w:rsidRDefault="00B921CE" w:rsidP="0058250F">
      <w:pPr>
        <w:rPr>
          <w:rFonts w:ascii="Arial" w:hAnsi="Arial"/>
          <w:color w:val="000000"/>
          <w:szCs w:val="21"/>
        </w:rPr>
      </w:pPr>
      <w:r w:rsidRPr="00ED70AB">
        <w:rPr>
          <w:rFonts w:ascii="Arial" w:hAnsi="Arial"/>
          <w:color w:val="000000"/>
          <w:szCs w:val="21"/>
        </w:rPr>
        <w:t xml:space="preserve">Social media is increasingly </w:t>
      </w:r>
      <w:r w:rsidR="00ED70AB">
        <w:rPr>
          <w:rFonts w:ascii="Arial" w:hAnsi="Arial"/>
          <w:color w:val="000000"/>
          <w:szCs w:val="21"/>
        </w:rPr>
        <w:t xml:space="preserve">recognized as a useful venue to recruit participants in research studies. </w:t>
      </w:r>
      <w:r w:rsidR="001172ED">
        <w:rPr>
          <w:rFonts w:ascii="Arial" w:hAnsi="Arial"/>
          <w:color w:val="000000"/>
          <w:szCs w:val="21"/>
        </w:rPr>
        <w:t xml:space="preserve">Studies have suggested that recruitment via social media platforms, especially Facebook, may be faster, cheaper, and easier </w:t>
      </w:r>
      <w:r w:rsidR="00C25C91">
        <w:rPr>
          <w:rFonts w:ascii="Arial" w:hAnsi="Arial"/>
          <w:color w:val="000000"/>
          <w:szCs w:val="21"/>
        </w:rPr>
        <w:t>than traditional methods of recruitment from settings such as hospitals and clinics.</w:t>
      </w:r>
      <w:r w:rsidR="001172ED">
        <w:rPr>
          <w:rFonts w:ascii="Arial" w:hAnsi="Arial"/>
          <w:color w:val="000000"/>
          <w:szCs w:val="21"/>
        </w:rPr>
        <w:t>[Admon L JMIR 2016</w:t>
      </w:r>
      <w:r w:rsidR="00C25C91">
        <w:rPr>
          <w:rFonts w:ascii="Arial" w:hAnsi="Arial"/>
          <w:color w:val="000000"/>
          <w:szCs w:val="21"/>
        </w:rPr>
        <w:t>; Adam LM JMIR 2016</w:t>
      </w:r>
      <w:r w:rsidR="00965FD2">
        <w:rPr>
          <w:rFonts w:ascii="Arial" w:hAnsi="Arial"/>
          <w:color w:val="000000"/>
          <w:szCs w:val="21"/>
        </w:rPr>
        <w:t xml:space="preserve">] Nonetheless, </w:t>
      </w:r>
      <w:r w:rsidR="00965FD2" w:rsidRPr="00ED70AB">
        <w:rPr>
          <w:rFonts w:ascii="Arial" w:hAnsi="Arial"/>
          <w:color w:val="000000"/>
          <w:szCs w:val="21"/>
        </w:rPr>
        <w:t xml:space="preserve">evidence-based recruitment strategies and best practices </w:t>
      </w:r>
      <w:r w:rsidR="00965FD2">
        <w:rPr>
          <w:rFonts w:ascii="Arial" w:hAnsi="Arial"/>
          <w:color w:val="000000"/>
          <w:szCs w:val="21"/>
        </w:rPr>
        <w:t xml:space="preserve">on social media </w:t>
      </w:r>
      <w:r w:rsidR="00965FD2" w:rsidRPr="00ED70AB">
        <w:rPr>
          <w:rFonts w:ascii="Arial" w:hAnsi="Arial"/>
          <w:color w:val="000000"/>
          <w:szCs w:val="21"/>
        </w:rPr>
        <w:t xml:space="preserve">are </w:t>
      </w:r>
      <w:r w:rsidR="00965FD2">
        <w:rPr>
          <w:rFonts w:ascii="Arial" w:hAnsi="Arial"/>
          <w:color w:val="000000"/>
          <w:szCs w:val="21"/>
        </w:rPr>
        <w:t>unclear, and s</w:t>
      </w:r>
      <w:r w:rsidR="00965FD2" w:rsidRPr="00965FD2">
        <w:rPr>
          <w:rFonts w:ascii="Arial" w:hAnsi="Arial"/>
          <w:color w:val="000000"/>
          <w:szCs w:val="21"/>
        </w:rPr>
        <w:t xml:space="preserve">tudies </w:t>
      </w:r>
      <w:r w:rsidR="00965FD2">
        <w:rPr>
          <w:rFonts w:ascii="Arial" w:hAnsi="Arial"/>
          <w:color w:val="000000"/>
          <w:szCs w:val="21"/>
        </w:rPr>
        <w:t xml:space="preserve">often </w:t>
      </w:r>
      <w:r w:rsidR="00965FD2" w:rsidRPr="00965FD2">
        <w:rPr>
          <w:rFonts w:ascii="Arial" w:hAnsi="Arial"/>
          <w:color w:val="000000"/>
          <w:szCs w:val="21"/>
        </w:rPr>
        <w:t>do not provide comparisons of pa</w:t>
      </w:r>
      <w:r w:rsidR="00965FD2">
        <w:rPr>
          <w:rFonts w:ascii="Arial" w:hAnsi="Arial"/>
          <w:color w:val="000000"/>
          <w:szCs w:val="21"/>
        </w:rPr>
        <w:t xml:space="preserve">rticular advertising approaches [Topolovec-Vranic J JMIR 2016; </w:t>
      </w:r>
      <w:r w:rsidR="00C25C91" w:rsidRPr="00EB6128">
        <w:rPr>
          <w:rFonts w:ascii="Arial" w:hAnsi="Arial"/>
          <w:color w:val="000000"/>
          <w:szCs w:val="21"/>
        </w:rPr>
        <w:t>Batterham PJ Intl J Methods Psychiatric Res 2014; Ramo DE Nicotine and Tobacco Res 2010; Ramo DE Internet Interventions 2014; Kapp JM J Cancer Educ 2013; Pedersen ER JMIR Res Protocol 2015</w:t>
      </w:r>
      <w:r w:rsidR="00C25C91">
        <w:rPr>
          <w:rFonts w:ascii="Arial" w:hAnsi="Arial"/>
          <w:color w:val="000000"/>
          <w:szCs w:val="21"/>
        </w:rPr>
        <w:t>; Platt T JMIR Public Health and Surveillance 2016]</w:t>
      </w:r>
      <w:r w:rsidR="00965FD2">
        <w:rPr>
          <w:rFonts w:ascii="Arial" w:hAnsi="Arial"/>
          <w:color w:val="000000"/>
          <w:szCs w:val="21"/>
        </w:rPr>
        <w:t>.</w:t>
      </w:r>
      <w:r w:rsidR="0058250F">
        <w:rPr>
          <w:rFonts w:ascii="Arial" w:hAnsi="Arial"/>
          <w:color w:val="000000"/>
          <w:szCs w:val="21"/>
        </w:rPr>
        <w:t xml:space="preserve"> To assess the effect of Facebook ads on engagement, it is helpful to conceptualize </w:t>
      </w:r>
      <w:r w:rsidR="0058250F" w:rsidRPr="005551CD">
        <w:rPr>
          <w:rFonts w:ascii="Arial" w:hAnsi="Arial"/>
          <w:color w:val="000000"/>
          <w:szCs w:val="21"/>
        </w:rPr>
        <w:t xml:space="preserve">a spectrum of </w:t>
      </w:r>
      <w:r w:rsidR="0058250F">
        <w:rPr>
          <w:rFonts w:ascii="Arial" w:hAnsi="Arial"/>
          <w:color w:val="000000"/>
          <w:szCs w:val="21"/>
        </w:rPr>
        <w:t>outcomes</w:t>
      </w:r>
      <w:r w:rsidR="0058250F" w:rsidRPr="005551CD">
        <w:rPr>
          <w:rFonts w:ascii="Arial" w:hAnsi="Arial"/>
          <w:color w:val="000000"/>
          <w:szCs w:val="21"/>
        </w:rPr>
        <w:t xml:space="preserve">, ranging from </w:t>
      </w:r>
      <w:r w:rsidR="0058250F">
        <w:rPr>
          <w:rFonts w:ascii="Arial" w:hAnsi="Arial"/>
          <w:color w:val="000000"/>
          <w:szCs w:val="21"/>
        </w:rPr>
        <w:t xml:space="preserve">general </w:t>
      </w:r>
      <w:r w:rsidR="0058250F" w:rsidRPr="005551CD">
        <w:rPr>
          <w:rFonts w:ascii="Arial" w:hAnsi="Arial"/>
          <w:color w:val="000000"/>
          <w:szCs w:val="21"/>
        </w:rPr>
        <w:t>exposure (e.g., “impressions” which are the number of tim</w:t>
      </w:r>
      <w:r w:rsidR="0058250F">
        <w:rPr>
          <w:rFonts w:ascii="Arial" w:hAnsi="Arial"/>
          <w:color w:val="000000"/>
          <w:szCs w:val="21"/>
        </w:rPr>
        <w:t>es a post is displayed to users</w:t>
      </w:r>
      <w:r w:rsidR="0058250F" w:rsidRPr="005551CD">
        <w:rPr>
          <w:rFonts w:ascii="Arial" w:hAnsi="Arial"/>
          <w:color w:val="000000"/>
          <w:szCs w:val="21"/>
        </w:rPr>
        <w:t>) to</w:t>
      </w:r>
      <w:r w:rsidR="0058250F">
        <w:rPr>
          <w:rFonts w:ascii="Arial" w:hAnsi="Arial"/>
          <w:color w:val="000000"/>
          <w:szCs w:val="21"/>
        </w:rPr>
        <w:t xml:space="preserve"> initial interaction (e.g., link clicks) to</w:t>
      </w:r>
      <w:r w:rsidR="0058250F" w:rsidRPr="005551CD">
        <w:rPr>
          <w:rFonts w:ascii="Arial" w:hAnsi="Arial"/>
          <w:color w:val="000000"/>
          <w:szCs w:val="21"/>
        </w:rPr>
        <w:t xml:space="preserve"> implementation (e.g., enrollment in a research study) [Platt T JMIR Public Health and Surveillance 2016].</w:t>
      </w:r>
    </w:p>
    <w:p w14:paraId="7C68F16E" w14:textId="77777777" w:rsidR="001172ED" w:rsidRDefault="001172ED" w:rsidP="00ED70AB">
      <w:pPr>
        <w:rPr>
          <w:rFonts w:ascii="Arial" w:hAnsi="Arial"/>
          <w:color w:val="000000"/>
          <w:szCs w:val="21"/>
        </w:rPr>
      </w:pPr>
    </w:p>
    <w:p w14:paraId="610306D7" w14:textId="77777777" w:rsidR="00ED70AB" w:rsidRPr="00ED70AB" w:rsidRDefault="00ED70AB" w:rsidP="00ED70AB">
      <w:pPr>
        <w:rPr>
          <w:rFonts w:ascii="Arial" w:hAnsi="Arial"/>
          <w:color w:val="000000"/>
          <w:szCs w:val="21"/>
        </w:rPr>
      </w:pPr>
      <w:r>
        <w:rPr>
          <w:rFonts w:ascii="Arial" w:hAnsi="Arial"/>
          <w:color w:val="000000"/>
          <w:szCs w:val="21"/>
        </w:rPr>
        <w:t xml:space="preserve">For research related to mental health, getting beyond traditional </w:t>
      </w:r>
      <w:r w:rsidR="00C25C91">
        <w:rPr>
          <w:rFonts w:ascii="Arial" w:hAnsi="Arial"/>
          <w:color w:val="000000"/>
          <w:szCs w:val="21"/>
        </w:rPr>
        <w:t xml:space="preserve">recruitment </w:t>
      </w:r>
      <w:r>
        <w:rPr>
          <w:rFonts w:ascii="Arial" w:hAnsi="Arial"/>
          <w:color w:val="000000"/>
          <w:szCs w:val="21"/>
        </w:rPr>
        <w:t xml:space="preserve">methods </w:t>
      </w:r>
      <w:r w:rsidR="00C25C91">
        <w:rPr>
          <w:rFonts w:ascii="Arial" w:hAnsi="Arial"/>
          <w:color w:val="000000"/>
          <w:szCs w:val="21"/>
        </w:rPr>
        <w:t>and</w:t>
      </w:r>
      <w:r>
        <w:rPr>
          <w:rFonts w:ascii="Arial" w:hAnsi="Arial"/>
          <w:color w:val="000000"/>
          <w:szCs w:val="21"/>
        </w:rPr>
        <w:t xml:space="preserve"> settings may be especially important tool to reach individuals who are hard-to-reach, unengaged in health care, or at risk for suicide. </w:t>
      </w:r>
      <w:r w:rsidR="0058250F">
        <w:rPr>
          <w:rFonts w:ascii="Arial" w:hAnsi="Arial"/>
          <w:color w:val="000000"/>
          <w:szCs w:val="21"/>
        </w:rPr>
        <w:t>This may be particularly true among military veterans. A</w:t>
      </w:r>
      <w:r>
        <w:rPr>
          <w:rFonts w:ascii="Arial" w:hAnsi="Arial"/>
          <w:color w:val="000000"/>
          <w:szCs w:val="21"/>
        </w:rPr>
        <w:t xml:space="preserve">bout </w:t>
      </w:r>
      <w:r w:rsidRPr="009A4A19">
        <w:rPr>
          <w:rFonts w:ascii="Arial" w:hAnsi="Arial"/>
          <w:color w:val="000000"/>
          <w:szCs w:val="21"/>
        </w:rPr>
        <w:t>40% of veterans who served in Iraq or Afghanistan (also know as OEF-OIF veterans) have never accessed VA health services[U.S. Department of Veterans Affairs. Reports on Veterans’ Health Data - Public Health [Internet]. http://www.publichealth.va.gov/epidemiology/reports/index.asp], and an estimated 78% of veterans who die by suicide do not access VA health services [Basham C Suicide Life Threat Behav 2011]</w:t>
      </w:r>
    </w:p>
    <w:p w14:paraId="4C2A45F0" w14:textId="77777777" w:rsidR="00953AB9" w:rsidRDefault="00953AB9" w:rsidP="005551CD">
      <w:pPr>
        <w:rPr>
          <w:rFonts w:ascii="Arial" w:hAnsi="Arial"/>
          <w:color w:val="000000"/>
          <w:szCs w:val="21"/>
        </w:rPr>
      </w:pPr>
    </w:p>
    <w:p w14:paraId="0CC9EE3E" w14:textId="77777777" w:rsidR="00953AB9" w:rsidRDefault="00953AB9" w:rsidP="00953AB9">
      <w:pPr>
        <w:rPr>
          <w:rFonts w:ascii="Arial" w:hAnsi="Arial"/>
          <w:color w:val="000000"/>
          <w:szCs w:val="21"/>
        </w:rPr>
      </w:pPr>
      <w:r w:rsidRPr="00953AB9">
        <w:rPr>
          <w:rFonts w:ascii="Arial" w:hAnsi="Arial"/>
          <w:color w:val="000000"/>
          <w:szCs w:val="21"/>
        </w:rPr>
        <w:t>The primary aim of this study was to determine the feasibility</w:t>
      </w:r>
      <w:r w:rsidR="00AC2FCF" w:rsidRPr="00953AB9">
        <w:rPr>
          <w:rFonts w:ascii="Arial" w:hAnsi="Arial"/>
          <w:color w:val="000000"/>
          <w:szCs w:val="21"/>
        </w:rPr>
        <w:t xml:space="preserve"> </w:t>
      </w:r>
      <w:r w:rsidRPr="00953AB9">
        <w:rPr>
          <w:rFonts w:ascii="Arial" w:hAnsi="Arial"/>
          <w:color w:val="000000"/>
          <w:szCs w:val="21"/>
        </w:rPr>
        <w:t xml:space="preserve">of recruiting </w:t>
      </w:r>
      <w:r w:rsidR="00AC2FCF" w:rsidRPr="00953AB9">
        <w:rPr>
          <w:rFonts w:ascii="Arial" w:hAnsi="Arial"/>
          <w:color w:val="000000"/>
          <w:szCs w:val="21"/>
        </w:rPr>
        <w:t xml:space="preserve">military veterans to research studies </w:t>
      </w:r>
      <w:r w:rsidR="0058250F">
        <w:rPr>
          <w:rFonts w:ascii="Arial" w:hAnsi="Arial"/>
          <w:color w:val="000000"/>
          <w:szCs w:val="21"/>
        </w:rPr>
        <w:t>through</w:t>
      </w:r>
      <w:r w:rsidR="00AC2FCF" w:rsidRPr="00953AB9">
        <w:rPr>
          <w:rFonts w:ascii="Arial" w:hAnsi="Arial"/>
          <w:color w:val="000000"/>
          <w:szCs w:val="21"/>
        </w:rPr>
        <w:t xml:space="preserve"> Facebook ads</w:t>
      </w:r>
      <w:r w:rsidRPr="00953AB9">
        <w:rPr>
          <w:rFonts w:ascii="Arial" w:hAnsi="Arial"/>
          <w:color w:val="000000"/>
          <w:szCs w:val="21"/>
        </w:rPr>
        <w:t>. Our secondary goals included understanding what kinds of veterans are likely to be reached and what ad features are most relevant to engaging veterans.</w:t>
      </w:r>
    </w:p>
    <w:p w14:paraId="39C58323" w14:textId="77777777" w:rsidR="00AC2FCF" w:rsidRDefault="00AC2FCF" w:rsidP="00B921CE">
      <w:pPr>
        <w:rPr>
          <w:rFonts w:ascii="Arial" w:hAnsi="Arial"/>
          <w:color w:val="000000"/>
          <w:szCs w:val="21"/>
          <w:u w:val="single"/>
        </w:rPr>
      </w:pPr>
    </w:p>
    <w:p w14:paraId="69449B8C" w14:textId="77777777" w:rsidR="000A2B24" w:rsidRPr="00CD414A" w:rsidRDefault="00D96F16" w:rsidP="00B921CE">
      <w:pPr>
        <w:rPr>
          <w:rFonts w:ascii="Arial" w:hAnsi="Arial" w:cs="Arial"/>
          <w:b/>
          <w:color w:val="000000"/>
          <w:u w:val="single"/>
        </w:rPr>
      </w:pPr>
      <w:r w:rsidRPr="0058250F">
        <w:rPr>
          <w:rFonts w:ascii="Arial" w:hAnsi="Arial" w:cs="Arial"/>
          <w:b/>
          <w:color w:val="000000"/>
          <w:u w:val="single"/>
        </w:rPr>
        <w:t>Methods</w:t>
      </w:r>
    </w:p>
    <w:p w14:paraId="08102ECB" w14:textId="77777777" w:rsidR="0072762C" w:rsidRPr="0058250F" w:rsidRDefault="00041B9A" w:rsidP="00B921CE">
      <w:pPr>
        <w:rPr>
          <w:rFonts w:ascii="Arial" w:hAnsi="Arial" w:cs="Arial"/>
          <w:b/>
          <w:color w:val="000000"/>
        </w:rPr>
      </w:pPr>
      <w:r w:rsidRPr="0058250F">
        <w:rPr>
          <w:rFonts w:ascii="Arial" w:hAnsi="Arial" w:cs="Arial"/>
          <w:i/>
          <w:color w:val="000000"/>
        </w:rPr>
        <w:t>Participants</w:t>
      </w:r>
    </w:p>
    <w:p w14:paraId="6FDFC88E" w14:textId="77777777" w:rsidR="003D4F84" w:rsidRDefault="00041B9A" w:rsidP="001C7D8F">
      <w:pPr>
        <w:rPr>
          <w:rFonts w:ascii="Arial" w:hAnsi="Arial" w:cs="Arial"/>
          <w:color w:val="000000"/>
        </w:rPr>
      </w:pPr>
      <w:r w:rsidRPr="00976F06">
        <w:rPr>
          <w:rFonts w:ascii="Arial" w:hAnsi="Arial" w:cs="Arial"/>
          <w:color w:val="000000"/>
        </w:rPr>
        <w:t xml:space="preserve">The target population for the survey was U.S. </w:t>
      </w:r>
      <w:r w:rsidR="00BD6CB1">
        <w:rPr>
          <w:rFonts w:ascii="Arial" w:hAnsi="Arial" w:cs="Arial"/>
          <w:color w:val="000000"/>
        </w:rPr>
        <w:t xml:space="preserve">military </w:t>
      </w:r>
      <w:r w:rsidRPr="00976F06">
        <w:rPr>
          <w:rFonts w:ascii="Arial" w:hAnsi="Arial" w:cs="Arial"/>
          <w:color w:val="000000"/>
        </w:rPr>
        <w:t>veterans of the Operation Enduring Freedom-Operation Iraqi Freedom (OEF-OIF) service era (September 2001-</w:t>
      </w:r>
      <w:r w:rsidR="003D4F84">
        <w:rPr>
          <w:rFonts w:ascii="Arial" w:hAnsi="Arial" w:cs="Arial"/>
          <w:color w:val="000000"/>
        </w:rPr>
        <w:t xml:space="preserve"> </w:t>
      </w:r>
      <w:r w:rsidRPr="00976F06">
        <w:rPr>
          <w:rFonts w:ascii="Arial" w:hAnsi="Arial" w:cs="Arial"/>
          <w:color w:val="000000"/>
        </w:rPr>
        <w:t xml:space="preserve">present), </w:t>
      </w:r>
      <w:r w:rsidR="00BD6CB1">
        <w:rPr>
          <w:rFonts w:ascii="Arial" w:hAnsi="Arial" w:cs="Arial"/>
          <w:color w:val="000000"/>
        </w:rPr>
        <w:t>hereafter referred to as Iraq and Afghanistan era veterans</w:t>
      </w:r>
      <w:r w:rsidRPr="00976F06">
        <w:rPr>
          <w:rFonts w:ascii="Arial" w:hAnsi="Arial" w:cs="Arial"/>
          <w:color w:val="000000"/>
        </w:rPr>
        <w:t xml:space="preserve">. </w:t>
      </w:r>
      <w:r w:rsidR="00C80CB3">
        <w:rPr>
          <w:rFonts w:ascii="Arial" w:hAnsi="Arial" w:cs="Arial"/>
          <w:color w:val="000000"/>
        </w:rPr>
        <w:t xml:space="preserve">To </w:t>
      </w:r>
      <w:r w:rsidR="00770ABA">
        <w:rPr>
          <w:rFonts w:ascii="Arial" w:hAnsi="Arial" w:cs="Arial"/>
          <w:color w:val="000000"/>
        </w:rPr>
        <w:t>be eligible, individuals needed to be</w:t>
      </w:r>
      <w:r w:rsidR="00C80CB3">
        <w:rPr>
          <w:rFonts w:ascii="Arial" w:hAnsi="Arial" w:cs="Arial"/>
          <w:color w:val="000000"/>
        </w:rPr>
        <w:t xml:space="preserve"> </w:t>
      </w:r>
      <w:r w:rsidR="00770ABA">
        <w:rPr>
          <w:rFonts w:ascii="Arial" w:hAnsi="Arial" w:cs="Arial"/>
          <w:color w:val="000000"/>
        </w:rPr>
        <w:t>age</w:t>
      </w:r>
      <w:r w:rsidR="00792A11">
        <w:rPr>
          <w:rFonts w:ascii="Arial" w:hAnsi="Arial" w:cs="Arial"/>
          <w:color w:val="000000"/>
        </w:rPr>
        <w:t xml:space="preserve"> 18 or older, </w:t>
      </w:r>
      <w:r w:rsidR="00443F50">
        <w:rPr>
          <w:rFonts w:ascii="Arial" w:hAnsi="Arial" w:cs="Arial"/>
          <w:color w:val="000000"/>
        </w:rPr>
        <w:t xml:space="preserve">and </w:t>
      </w:r>
      <w:r w:rsidR="00770ABA">
        <w:rPr>
          <w:rFonts w:ascii="Arial" w:hAnsi="Arial" w:cs="Arial"/>
          <w:color w:val="000000"/>
        </w:rPr>
        <w:t xml:space="preserve">been </w:t>
      </w:r>
      <w:r w:rsidR="00C80CB3">
        <w:rPr>
          <w:rFonts w:ascii="Arial" w:hAnsi="Arial" w:cs="Arial"/>
          <w:color w:val="000000"/>
        </w:rPr>
        <w:t xml:space="preserve">on active duty </w:t>
      </w:r>
      <w:r w:rsidR="00FD65C9">
        <w:rPr>
          <w:rFonts w:ascii="Arial" w:hAnsi="Arial" w:cs="Arial"/>
          <w:color w:val="000000"/>
        </w:rPr>
        <w:t>in the U.S. Armed F</w:t>
      </w:r>
      <w:r w:rsidR="00C80CB3">
        <w:rPr>
          <w:rFonts w:ascii="Arial" w:hAnsi="Arial" w:cs="Arial"/>
          <w:color w:val="000000"/>
        </w:rPr>
        <w:t xml:space="preserve">orces after September 2001 but </w:t>
      </w:r>
      <w:r w:rsidR="00770ABA">
        <w:rPr>
          <w:rFonts w:ascii="Arial" w:hAnsi="Arial" w:cs="Arial"/>
          <w:color w:val="000000"/>
        </w:rPr>
        <w:t>not presentl</w:t>
      </w:r>
      <w:r w:rsidR="00443F50">
        <w:rPr>
          <w:rFonts w:ascii="Arial" w:hAnsi="Arial" w:cs="Arial"/>
          <w:color w:val="000000"/>
        </w:rPr>
        <w:t>y</w:t>
      </w:r>
      <w:r w:rsidR="006336C7">
        <w:rPr>
          <w:rFonts w:ascii="Arial" w:hAnsi="Arial" w:cs="Arial"/>
          <w:color w:val="000000"/>
        </w:rPr>
        <w:t xml:space="preserve">. </w:t>
      </w:r>
      <w:r w:rsidR="005077D9">
        <w:rPr>
          <w:rFonts w:ascii="Arial" w:hAnsi="Arial" w:cs="Arial"/>
          <w:color w:val="000000"/>
        </w:rPr>
        <w:t>We excluded individual who</w:t>
      </w:r>
      <w:r w:rsidR="00C80CB3">
        <w:rPr>
          <w:rFonts w:ascii="Arial" w:hAnsi="Arial" w:cs="Arial"/>
          <w:color w:val="000000"/>
        </w:rPr>
        <w:t xml:space="preserve"> comp</w:t>
      </w:r>
      <w:r w:rsidR="00FD65C9">
        <w:rPr>
          <w:rFonts w:ascii="Arial" w:hAnsi="Arial" w:cs="Arial"/>
          <w:color w:val="000000"/>
        </w:rPr>
        <w:t xml:space="preserve">leted </w:t>
      </w:r>
      <w:r w:rsidR="005077D9">
        <w:rPr>
          <w:rFonts w:ascii="Arial" w:hAnsi="Arial" w:cs="Arial"/>
          <w:color w:val="000000"/>
        </w:rPr>
        <w:t>surveys in less than five minutes</w:t>
      </w:r>
      <w:r w:rsidR="00FD65C9">
        <w:rPr>
          <w:rFonts w:ascii="Arial" w:hAnsi="Arial" w:cs="Arial"/>
          <w:color w:val="000000"/>
        </w:rPr>
        <w:t xml:space="preserve">, </w:t>
      </w:r>
      <w:r w:rsidR="005077D9">
        <w:rPr>
          <w:rFonts w:ascii="Arial" w:hAnsi="Arial" w:cs="Arial"/>
          <w:color w:val="000000"/>
        </w:rPr>
        <w:t xml:space="preserve">had </w:t>
      </w:r>
      <w:r w:rsidR="00443F50">
        <w:rPr>
          <w:rFonts w:ascii="Arial" w:hAnsi="Arial" w:cs="Arial"/>
          <w:color w:val="000000"/>
        </w:rPr>
        <w:t xml:space="preserve">a duplicate or </w:t>
      </w:r>
      <w:r w:rsidR="005077D9">
        <w:rPr>
          <w:rFonts w:ascii="Arial" w:hAnsi="Arial" w:cs="Arial"/>
          <w:color w:val="000000"/>
        </w:rPr>
        <w:t>multiple survey responses</w:t>
      </w:r>
      <w:r w:rsidR="00443F50">
        <w:rPr>
          <w:rFonts w:ascii="Arial" w:hAnsi="Arial" w:cs="Arial"/>
          <w:color w:val="000000"/>
        </w:rPr>
        <w:t>, or incorrectly answered a military-related ‘insider knowledge’ question (to reduce chance of online survey mis-representation)[</w:t>
      </w:r>
      <w:commentRangeStart w:id="8"/>
      <w:r w:rsidR="00443F50">
        <w:rPr>
          <w:rFonts w:ascii="Arial" w:hAnsi="Arial" w:cs="Arial"/>
          <w:color w:val="000000"/>
        </w:rPr>
        <w:t xml:space="preserve">Pedersen ER JMIR Res Protocol 2015; Kramer J </w:t>
      </w:r>
      <w:r w:rsidR="00443F50" w:rsidRPr="001C7D8F">
        <w:rPr>
          <w:rFonts w:ascii="Arial" w:hAnsi="Arial" w:cs="Arial"/>
          <w:color w:val="000000"/>
        </w:rPr>
        <w:t>Int J Methods Psychiatr Res 2014</w:t>
      </w:r>
      <w:commentRangeEnd w:id="8"/>
      <w:r w:rsidR="00443F50">
        <w:rPr>
          <w:rStyle w:val="CommentReference"/>
          <w:vanish/>
        </w:rPr>
        <w:commentReference w:id="8"/>
      </w:r>
      <w:r w:rsidR="00443F50">
        <w:rPr>
          <w:rFonts w:ascii="Arial" w:hAnsi="Arial" w:cs="Arial"/>
          <w:color w:val="000000"/>
        </w:rPr>
        <w:t xml:space="preserve">] </w:t>
      </w:r>
      <w:r w:rsidR="006D4FBF">
        <w:rPr>
          <w:rFonts w:ascii="Arial" w:hAnsi="Arial" w:cs="Arial"/>
          <w:color w:val="000000"/>
        </w:rPr>
        <w:t>Survey participation was defined as those respondents who both reached the end of the online survey and were not excluded based on the above quality control measures.</w:t>
      </w:r>
    </w:p>
    <w:p w14:paraId="771DF33B" w14:textId="77777777" w:rsidR="0072762C" w:rsidRPr="00976F06" w:rsidRDefault="0072762C" w:rsidP="00B921CE">
      <w:pPr>
        <w:rPr>
          <w:rFonts w:ascii="Arial" w:hAnsi="Arial" w:cs="Arial"/>
          <w:b/>
          <w:color w:val="000000"/>
        </w:rPr>
      </w:pPr>
    </w:p>
    <w:p w14:paraId="5309242E" w14:textId="77777777" w:rsidR="0072762C" w:rsidRPr="00976F06" w:rsidRDefault="0058250F" w:rsidP="0072762C">
      <w:pPr>
        <w:rPr>
          <w:rFonts w:ascii="Arial" w:hAnsi="Arial" w:cs="Arial"/>
          <w:i/>
        </w:rPr>
      </w:pPr>
      <w:r w:rsidRPr="0058250F">
        <w:rPr>
          <w:rFonts w:ascii="Arial" w:hAnsi="Arial" w:cs="Arial"/>
          <w:i/>
        </w:rPr>
        <w:t>Ad campaign</w:t>
      </w:r>
    </w:p>
    <w:p w14:paraId="20BDDB65" w14:textId="77777777" w:rsidR="003D4F84" w:rsidRDefault="0072762C" w:rsidP="00B921CE">
      <w:pPr>
        <w:rPr>
          <w:rFonts w:ascii="Arial" w:hAnsi="Arial" w:cs="Arial"/>
        </w:rPr>
      </w:pPr>
      <w:r w:rsidRPr="00976F06">
        <w:rPr>
          <w:rFonts w:ascii="Arial" w:hAnsi="Arial" w:cs="Arial"/>
        </w:rPr>
        <w:lastRenderedPageBreak/>
        <w:t xml:space="preserve">Facebook offers </w:t>
      </w:r>
      <w:r w:rsidR="00C857D1">
        <w:rPr>
          <w:rFonts w:ascii="Arial" w:hAnsi="Arial" w:cs="Arial"/>
        </w:rPr>
        <w:t>myriad</w:t>
      </w:r>
      <w:r w:rsidR="00C04100">
        <w:rPr>
          <w:rFonts w:ascii="Arial" w:hAnsi="Arial" w:cs="Arial"/>
        </w:rPr>
        <w:t xml:space="preserve"> options related to placement and targeting of ads, and we utilized the same parameters for all ads. Ads were run simultaneously, </w:t>
      </w:r>
      <w:r w:rsidR="00C04100" w:rsidRPr="00976F06">
        <w:rPr>
          <w:rFonts w:ascii="Arial" w:hAnsi="Arial" w:cs="Arial"/>
        </w:rPr>
        <w:t>to identical audiences</w:t>
      </w:r>
      <w:r w:rsidR="00C04100">
        <w:rPr>
          <w:rFonts w:ascii="Arial" w:hAnsi="Arial" w:cs="Arial"/>
        </w:rPr>
        <w:t xml:space="preserve">, with the same ad budget, and for the same duration of time. Ads ran </w:t>
      </w:r>
      <w:r w:rsidR="00792A11">
        <w:rPr>
          <w:rFonts w:ascii="Arial" w:hAnsi="Arial" w:cs="Arial"/>
        </w:rPr>
        <w:t xml:space="preserve">for </w:t>
      </w:r>
      <w:r w:rsidR="00C04100" w:rsidRPr="00976F06">
        <w:rPr>
          <w:rFonts w:ascii="Arial" w:hAnsi="Arial" w:cs="Arial"/>
        </w:rPr>
        <w:t>a total of 45 days between January 13</w:t>
      </w:r>
      <w:r w:rsidR="00C04100" w:rsidRPr="00976F06">
        <w:rPr>
          <w:rFonts w:ascii="Arial" w:hAnsi="Arial" w:cs="Arial"/>
          <w:vertAlign w:val="superscript"/>
        </w:rPr>
        <w:t>th</w:t>
      </w:r>
      <w:r w:rsidR="00C04100" w:rsidRPr="00976F06">
        <w:rPr>
          <w:rFonts w:ascii="Arial" w:hAnsi="Arial" w:cs="Arial"/>
        </w:rPr>
        <w:t>, 2017 and March 18</w:t>
      </w:r>
      <w:r w:rsidR="00C04100" w:rsidRPr="00976F06">
        <w:rPr>
          <w:rFonts w:ascii="Arial" w:hAnsi="Arial" w:cs="Arial"/>
          <w:vertAlign w:val="superscript"/>
        </w:rPr>
        <w:t>th</w:t>
      </w:r>
      <w:r w:rsidR="00C04100" w:rsidRPr="00976F06">
        <w:rPr>
          <w:rFonts w:ascii="Arial" w:hAnsi="Arial" w:cs="Arial"/>
        </w:rPr>
        <w:t>, 2017,</w:t>
      </w:r>
      <w:r w:rsidR="00C04100">
        <w:rPr>
          <w:rFonts w:ascii="Arial" w:hAnsi="Arial" w:cs="Arial"/>
        </w:rPr>
        <w:t xml:space="preserve"> </w:t>
      </w:r>
      <w:r w:rsidR="00C04100" w:rsidRPr="00976F06">
        <w:rPr>
          <w:rFonts w:ascii="Arial" w:hAnsi="Arial" w:cs="Arial"/>
        </w:rPr>
        <w:t xml:space="preserve">except </w:t>
      </w:r>
      <w:r w:rsidR="00C04100">
        <w:rPr>
          <w:rFonts w:ascii="Arial" w:hAnsi="Arial" w:cs="Arial"/>
        </w:rPr>
        <w:t>for</w:t>
      </w:r>
      <w:r w:rsidR="00C04100" w:rsidRPr="00976F06">
        <w:rPr>
          <w:rFonts w:ascii="Arial" w:hAnsi="Arial" w:cs="Arial"/>
        </w:rPr>
        <w:t xml:space="preserve"> one ad </w:t>
      </w:r>
      <w:r w:rsidR="00C04100">
        <w:rPr>
          <w:rFonts w:ascii="Arial" w:hAnsi="Arial" w:cs="Arial"/>
        </w:rPr>
        <w:t>that</w:t>
      </w:r>
      <w:r w:rsidR="00C04100" w:rsidRPr="00976F06">
        <w:rPr>
          <w:rFonts w:ascii="Arial" w:hAnsi="Arial" w:cs="Arial"/>
        </w:rPr>
        <w:t xml:space="preserve"> was briefly deactivated by Facebook </w:t>
      </w:r>
      <w:r w:rsidR="00C04100">
        <w:rPr>
          <w:rFonts w:ascii="Arial" w:hAnsi="Arial" w:cs="Arial"/>
        </w:rPr>
        <w:t xml:space="preserve">for technical reasons. Ads </w:t>
      </w:r>
      <w:r w:rsidRPr="00976F06">
        <w:rPr>
          <w:rFonts w:ascii="Arial" w:hAnsi="Arial" w:cs="Arial"/>
        </w:rPr>
        <w:t xml:space="preserve">were exclusively placed in the </w:t>
      </w:r>
      <w:r w:rsidR="005841F5" w:rsidRPr="00976F06">
        <w:rPr>
          <w:rFonts w:ascii="Arial" w:hAnsi="Arial" w:cs="Arial"/>
        </w:rPr>
        <w:t>News F</w:t>
      </w:r>
      <w:r w:rsidRPr="00976F06">
        <w:rPr>
          <w:rFonts w:ascii="Arial" w:hAnsi="Arial" w:cs="Arial"/>
        </w:rPr>
        <w:t>eed</w:t>
      </w:r>
      <w:r w:rsidR="005841F5" w:rsidRPr="00976F06">
        <w:rPr>
          <w:rFonts w:ascii="Arial" w:hAnsi="Arial" w:cs="Arial"/>
        </w:rPr>
        <w:t xml:space="preserve"> on computers</w:t>
      </w:r>
      <w:r w:rsidRPr="00976F06">
        <w:rPr>
          <w:rFonts w:ascii="Arial" w:hAnsi="Arial" w:cs="Arial"/>
        </w:rPr>
        <w:t xml:space="preserve">, </w:t>
      </w:r>
      <w:r w:rsidR="00C04100">
        <w:rPr>
          <w:rFonts w:ascii="Arial" w:hAnsi="Arial" w:cs="Arial"/>
        </w:rPr>
        <w:t>ad placement was optimized per Facebook’s algorithm for clicks</w:t>
      </w:r>
      <w:r w:rsidR="00B922C9">
        <w:rPr>
          <w:rFonts w:ascii="Arial" w:hAnsi="Arial" w:cs="Arial"/>
        </w:rPr>
        <w:t xml:space="preserve">, meaning that ads were automatically shown to users who Facebook anticipated would click at the highest rates, in a </w:t>
      </w:r>
      <w:r w:rsidR="00626D9A">
        <w:rPr>
          <w:rFonts w:ascii="Arial" w:hAnsi="Arial" w:cs="Arial"/>
        </w:rPr>
        <w:t xml:space="preserve">targeting </w:t>
      </w:r>
      <w:r w:rsidR="00B922C9">
        <w:rPr>
          <w:rFonts w:ascii="Arial" w:hAnsi="Arial" w:cs="Arial"/>
        </w:rPr>
        <w:t xml:space="preserve">process adjusted by actual clicks during the campaign. Each ad was placed in a separate “ad set” </w:t>
      </w:r>
      <w:r w:rsidR="00C04100">
        <w:rPr>
          <w:rFonts w:ascii="Arial" w:hAnsi="Arial" w:cs="Arial"/>
        </w:rPr>
        <w:t>to allow comparison across ads.</w:t>
      </w:r>
      <w:r w:rsidR="003D4F84">
        <w:rPr>
          <w:rFonts w:ascii="Arial" w:hAnsi="Arial" w:cs="Arial"/>
        </w:rPr>
        <w:t xml:space="preserve"> </w:t>
      </w:r>
    </w:p>
    <w:p w14:paraId="2E966DA3" w14:textId="77777777" w:rsidR="003D4F84" w:rsidRDefault="003D4F84" w:rsidP="00B921CE">
      <w:pPr>
        <w:rPr>
          <w:rFonts w:ascii="Arial" w:hAnsi="Arial" w:cs="Arial"/>
        </w:rPr>
      </w:pPr>
    </w:p>
    <w:p w14:paraId="5BF8C5AD" w14:textId="77777777" w:rsidR="00C04100" w:rsidRDefault="003D4F84" w:rsidP="00B921CE">
      <w:pPr>
        <w:rPr>
          <w:rFonts w:ascii="Arial" w:hAnsi="Arial" w:cs="Arial"/>
        </w:rPr>
      </w:pPr>
      <w:r w:rsidRPr="00976F06">
        <w:rPr>
          <w:rFonts w:ascii="Arial" w:hAnsi="Arial" w:cs="Arial"/>
          <w:color w:val="000000"/>
        </w:rPr>
        <w:t>Study ads were broadly targeted at Facebook users in the United States of any age or gender who were characterized by Facebook as having at least one of a variety of veteran-related characteristics. These included, for example, having an interest in “United States Armed Forces” or “Supporting Our Veterans”, belonging to the “Military or Veterans (US)” industry, or having a “Veterans in home” home composition.</w:t>
      </w:r>
      <w:r>
        <w:rPr>
          <w:rFonts w:ascii="Arial" w:hAnsi="Arial" w:cs="Arial"/>
          <w:color w:val="000000"/>
        </w:rPr>
        <w:t xml:space="preserve"> </w:t>
      </w:r>
      <w:r w:rsidRPr="00976F06">
        <w:rPr>
          <w:rFonts w:ascii="Arial" w:hAnsi="Arial" w:cs="Arial"/>
          <w:color w:val="000000"/>
        </w:rPr>
        <w:t xml:space="preserve">Text above the ad image indicated that veterans who served between 2001 and 2017 were needed for an </w:t>
      </w:r>
      <w:r>
        <w:rPr>
          <w:rFonts w:ascii="Arial" w:hAnsi="Arial" w:cs="Arial"/>
          <w:color w:val="000000"/>
        </w:rPr>
        <w:t>“</w:t>
      </w:r>
      <w:r w:rsidRPr="00976F06">
        <w:rPr>
          <w:rFonts w:ascii="Arial" w:hAnsi="Arial" w:cs="Arial"/>
          <w:color w:val="000000"/>
        </w:rPr>
        <w:t xml:space="preserve">online </w:t>
      </w:r>
      <w:r>
        <w:rPr>
          <w:rFonts w:ascii="Arial" w:hAnsi="Arial" w:cs="Arial"/>
          <w:color w:val="000000"/>
        </w:rPr>
        <w:t xml:space="preserve">health </w:t>
      </w:r>
      <w:r w:rsidRPr="00976F06">
        <w:rPr>
          <w:rFonts w:ascii="Arial" w:hAnsi="Arial" w:cs="Arial"/>
          <w:color w:val="000000"/>
        </w:rPr>
        <w:t>survey</w:t>
      </w:r>
      <w:r>
        <w:rPr>
          <w:rFonts w:ascii="Arial" w:hAnsi="Arial" w:cs="Arial"/>
          <w:color w:val="000000"/>
        </w:rPr>
        <w:t>.”</w:t>
      </w:r>
    </w:p>
    <w:p w14:paraId="71C47847" w14:textId="77777777" w:rsidR="00947739" w:rsidRPr="00976F06" w:rsidRDefault="00947739" w:rsidP="00B921CE">
      <w:pPr>
        <w:rPr>
          <w:rFonts w:ascii="Arial" w:hAnsi="Arial" w:cs="Arial"/>
          <w:b/>
        </w:rPr>
      </w:pPr>
    </w:p>
    <w:p w14:paraId="1947345B" w14:textId="77777777" w:rsidR="00947739" w:rsidRPr="00976F06" w:rsidRDefault="001B5C85" w:rsidP="00B921CE">
      <w:pPr>
        <w:rPr>
          <w:rFonts w:ascii="Arial" w:hAnsi="Arial" w:cs="Arial"/>
        </w:rPr>
      </w:pPr>
      <w:r>
        <w:rPr>
          <w:rFonts w:ascii="Arial" w:hAnsi="Arial" w:cs="Arial"/>
        </w:rPr>
        <w:t>We designed</w:t>
      </w:r>
      <w:r w:rsidR="00CD6F9B" w:rsidRPr="00976F06">
        <w:rPr>
          <w:rFonts w:ascii="Arial" w:hAnsi="Arial" w:cs="Arial"/>
        </w:rPr>
        <w:t xml:space="preserve"> a total of </w:t>
      </w:r>
      <w:r w:rsidR="00C857D1">
        <w:rPr>
          <w:rFonts w:ascii="Arial" w:hAnsi="Arial" w:cs="Arial"/>
        </w:rPr>
        <w:t>15</w:t>
      </w:r>
      <w:r w:rsidR="00CD6F9B" w:rsidRPr="00976F06">
        <w:rPr>
          <w:rFonts w:ascii="Arial" w:hAnsi="Arial" w:cs="Arial"/>
        </w:rPr>
        <w:t xml:space="preserve"> ad variations in a 3x5 factorial design, with three images (</w:t>
      </w:r>
      <w:r w:rsidR="00C857D1">
        <w:rPr>
          <w:rFonts w:ascii="Arial" w:hAnsi="Arial" w:cs="Arial"/>
        </w:rPr>
        <w:t>a person taking a survey on a tablet device</w:t>
      </w:r>
      <w:r w:rsidR="00CD6F9B" w:rsidRPr="00976F06">
        <w:rPr>
          <w:rFonts w:ascii="Arial" w:hAnsi="Arial" w:cs="Arial"/>
        </w:rPr>
        <w:t xml:space="preserve">; a veteran with his family; </w:t>
      </w:r>
      <w:r w:rsidR="00C857D1">
        <w:rPr>
          <w:rFonts w:ascii="Arial" w:hAnsi="Arial" w:cs="Arial"/>
        </w:rPr>
        <w:t xml:space="preserve">and </w:t>
      </w:r>
      <w:r w:rsidR="00CD6F9B" w:rsidRPr="00976F06">
        <w:rPr>
          <w:rFonts w:ascii="Arial" w:hAnsi="Arial" w:cs="Arial"/>
        </w:rPr>
        <w:t xml:space="preserve">soldiers marching) varied against five </w:t>
      </w:r>
      <w:r>
        <w:rPr>
          <w:rFonts w:ascii="Arial" w:hAnsi="Arial" w:cs="Arial"/>
        </w:rPr>
        <w:t>headlin</w:t>
      </w:r>
      <w:r w:rsidR="00C857D1">
        <w:rPr>
          <w:rFonts w:ascii="Arial" w:hAnsi="Arial" w:cs="Arial"/>
        </w:rPr>
        <w:t xml:space="preserve">es. </w:t>
      </w:r>
      <w:r>
        <w:rPr>
          <w:rFonts w:ascii="Arial" w:hAnsi="Arial" w:cs="Arial"/>
        </w:rPr>
        <w:t xml:space="preserve">Ad images are illustrated in </w:t>
      </w:r>
      <w:r w:rsidRPr="0015340F">
        <w:rPr>
          <w:rFonts w:ascii="Arial" w:hAnsi="Arial" w:cs="Arial"/>
          <w:b/>
        </w:rPr>
        <w:t>Figure 1</w:t>
      </w:r>
      <w:r>
        <w:rPr>
          <w:rFonts w:ascii="Arial" w:hAnsi="Arial" w:cs="Arial"/>
        </w:rPr>
        <w:t xml:space="preserve">. Headlines were informed </w:t>
      </w:r>
      <w:r w:rsidR="00CD6F9B" w:rsidRPr="00976F06">
        <w:rPr>
          <w:rFonts w:ascii="Arial" w:hAnsi="Arial" w:cs="Arial"/>
        </w:rPr>
        <w:t>by behavioral economics</w:t>
      </w:r>
      <w:r>
        <w:rPr>
          <w:rFonts w:ascii="Arial" w:hAnsi="Arial" w:cs="Arial"/>
        </w:rPr>
        <w:t xml:space="preserve"> and other</w:t>
      </w:r>
      <w:r w:rsidR="00CD6F9B" w:rsidRPr="00976F06">
        <w:rPr>
          <w:rFonts w:ascii="Arial" w:hAnsi="Arial" w:cs="Arial"/>
        </w:rPr>
        <w:t xml:space="preserve"> principles </w:t>
      </w:r>
      <w:r>
        <w:rPr>
          <w:rFonts w:ascii="Arial" w:hAnsi="Arial" w:cs="Arial"/>
        </w:rPr>
        <w:t>and consisted of the following five brief messages:</w:t>
      </w:r>
      <w:r w:rsidR="00CD6F9B" w:rsidRPr="00976F06">
        <w:rPr>
          <w:rFonts w:ascii="Arial" w:hAnsi="Arial" w:cs="Arial"/>
        </w:rPr>
        <w:t xml:space="preserve"> </w:t>
      </w:r>
    </w:p>
    <w:p w14:paraId="5BB04493" w14:textId="77777777" w:rsidR="00C0489E" w:rsidRPr="00976F06" w:rsidRDefault="00C0489E" w:rsidP="001B5C85">
      <w:pPr>
        <w:pStyle w:val="ListParagraph"/>
        <w:numPr>
          <w:ilvl w:val="0"/>
          <w:numId w:val="30"/>
        </w:numPr>
        <w:rPr>
          <w:rFonts w:ascii="Arial" w:hAnsi="Arial" w:cs="Arial"/>
        </w:rPr>
      </w:pPr>
      <w:r w:rsidRPr="00C857D1">
        <w:rPr>
          <w:rFonts w:ascii="Arial" w:hAnsi="Arial" w:cs="Arial"/>
          <w:b/>
        </w:rPr>
        <w:t>Altruism</w:t>
      </w:r>
      <w:r w:rsidR="00E20588">
        <w:rPr>
          <w:rFonts w:ascii="Arial" w:hAnsi="Arial" w:cs="Arial"/>
          <w:b/>
        </w:rPr>
        <w:t xml:space="preserve"> </w:t>
      </w:r>
      <w:r w:rsidR="00933B89">
        <w:rPr>
          <w:rFonts w:ascii="Arial" w:hAnsi="Arial" w:cs="Arial"/>
          <w:b/>
        </w:rPr>
        <w:fldChar w:fldCharType="begin"/>
      </w:r>
      <w:r w:rsidR="00E20588">
        <w:rPr>
          <w:rFonts w:ascii="Arial" w:hAnsi="Arial" w:cs="Arial"/>
          <w:b/>
        </w:rPr>
        <w:instrText xml:space="preserve"> ADDIN ZOTERO_ITEM CSL_CITATION {"citationID":"a2ea79dsfbo","properties":{"formattedCitation":"(Andreoni, 1990)","plainCitation":"(Andreoni, 1990)"},"citationItems":[{"id":1212,"uris":["http://zotero.org/groups/579511/items/FPCJ7RSQ"],"uri":["http://zotero.org/groups/579511/items/FPCJ7RSQ"],"itemData":{"id":1212,"type":"article-journal","title":"Impure altruism and donations to public goods: A theory of warm-glow giving","container-title":"Economic Journal","page":"464-477","volume":"100","author":[{"family":"Andreoni","given":"J"}],"issued":{"date-parts":[["1990"]]}}}],"schema":"https://github.com/citation-style-language/schema/raw/master/csl-citation.json"} </w:instrText>
      </w:r>
      <w:r w:rsidR="00933B89">
        <w:rPr>
          <w:rFonts w:ascii="Arial" w:hAnsi="Arial" w:cs="Arial"/>
          <w:b/>
        </w:rPr>
        <w:fldChar w:fldCharType="separate"/>
      </w:r>
      <w:r w:rsidR="00E20588" w:rsidRPr="00E20588">
        <w:rPr>
          <w:rFonts w:ascii="Arial" w:hAnsi="Arial" w:cs="Arial"/>
        </w:rPr>
        <w:t>(Andreoni, 1990)</w:t>
      </w:r>
      <w:r w:rsidR="00933B89">
        <w:rPr>
          <w:rFonts w:ascii="Arial" w:hAnsi="Arial" w:cs="Arial"/>
          <w:b/>
        </w:rPr>
        <w:fldChar w:fldCharType="end"/>
      </w:r>
      <w:r w:rsidRPr="00976F06">
        <w:rPr>
          <w:rFonts w:ascii="Arial" w:hAnsi="Arial" w:cs="Arial"/>
        </w:rPr>
        <w:t>: “Will you help us improve care for veterans?”</w:t>
      </w:r>
    </w:p>
    <w:p w14:paraId="14439A1D" w14:textId="77777777" w:rsidR="00C0489E" w:rsidRPr="00976F06" w:rsidRDefault="00C0489E" w:rsidP="001B5C85">
      <w:pPr>
        <w:pStyle w:val="ListParagraph"/>
        <w:numPr>
          <w:ilvl w:val="0"/>
          <w:numId w:val="30"/>
        </w:numPr>
        <w:rPr>
          <w:rFonts w:ascii="Arial" w:hAnsi="Arial" w:cs="Arial"/>
        </w:rPr>
      </w:pPr>
      <w:r w:rsidRPr="00C857D1">
        <w:rPr>
          <w:rFonts w:ascii="Arial" w:hAnsi="Arial" w:cs="Arial"/>
          <w:b/>
        </w:rPr>
        <w:t>Empowerment</w:t>
      </w:r>
      <w:r w:rsidR="00DB2086">
        <w:rPr>
          <w:rFonts w:ascii="Arial" w:hAnsi="Arial" w:cs="Arial"/>
          <w:b/>
        </w:rPr>
        <w:t xml:space="preserve"> </w:t>
      </w:r>
      <w:r w:rsidR="00933B89">
        <w:rPr>
          <w:rFonts w:ascii="Arial" w:hAnsi="Arial" w:cs="Arial"/>
          <w:b/>
        </w:rPr>
        <w:fldChar w:fldCharType="begin"/>
      </w:r>
      <w:r w:rsidR="00DB2086">
        <w:rPr>
          <w:rFonts w:ascii="Arial" w:hAnsi="Arial" w:cs="Arial"/>
          <w:b/>
        </w:rPr>
        <w:instrText xml:space="preserve"> ADDIN ZOTERO_ITEM CSL_CITATION {"citationID":"a3h1a4qlqg","properties":{"formattedCitation":"(Avey, Luthans, &amp; Youssef, 2010)","plainCitation":"(Avey, Luthans, &amp; Youssef, 2010)"},"citationItems":[{"id":2652,"uris":["http://zotero.org/groups/579511/items/JTA5W29F"],"uri":["http://zotero.org/groups/579511/items/JTA5W29F"],"itemData":{"id":2652,"type":"article-journal","title":"The Additive Value of Positive Psychological Capital in Predicting Work Attitudes and Behaviors","container-title":"Journal of Management","page":"430-452","volume":"36","issue":"2","source":"SAGE Journals","abstract":"Conventional wisdom and recent research have supported the importance of employee positivity. However, empirical analysis has not yet demonstrated potential added value of recently recognized psychological capital over the more established positive traits in predicting work attitudes and behaviors. This study found that psychological capital was positively related to extrarole organizational citizenship behaviors (OCBs) and negatively to organizational cynicism, intentions to quit, and counterproductive workplace behaviors. With one exception, psychological capital also predicted unique variance in these outcomes beyond demographics, self-evaluation, personality, and person—organization and person—job fit. The article concludes with implications for future research and practical application.","DOI":"10.1177/0149206308329961","ISSN":"0149-2063","journalAbbreviation":"Journal of Management","language":"en","author":[{"family":"Avey","given":"James B."},{"family":"Luthans","given":"Fred"},{"family":"Youssef","given":"Carolyn M."}],"issued":{"date-parts":[["2010",3,1]]}}}],"schema":"https://github.com/citation-style-language/schema/raw/master/csl-citation.json"} </w:instrText>
      </w:r>
      <w:r w:rsidR="00933B89">
        <w:rPr>
          <w:rFonts w:ascii="Arial" w:hAnsi="Arial" w:cs="Arial"/>
          <w:b/>
        </w:rPr>
        <w:fldChar w:fldCharType="separate"/>
      </w:r>
      <w:r w:rsidR="00DB2086" w:rsidRPr="00DB2086">
        <w:rPr>
          <w:rFonts w:ascii="Arial" w:hAnsi="Arial" w:cs="Arial"/>
        </w:rPr>
        <w:t>(Avey, Luthans, &amp; Youssef, 2010)</w:t>
      </w:r>
      <w:r w:rsidR="00933B89">
        <w:rPr>
          <w:rFonts w:ascii="Arial" w:hAnsi="Arial" w:cs="Arial"/>
          <w:b/>
        </w:rPr>
        <w:fldChar w:fldCharType="end"/>
      </w:r>
      <w:r w:rsidRPr="00976F06">
        <w:rPr>
          <w:rFonts w:ascii="Arial" w:hAnsi="Arial" w:cs="Arial"/>
        </w:rPr>
        <w:t>: “You can tell us how to design new health programs for veterans.”</w:t>
      </w:r>
    </w:p>
    <w:p w14:paraId="007C14CB" w14:textId="77777777" w:rsidR="00C0489E" w:rsidRPr="00976F06" w:rsidRDefault="008C6716" w:rsidP="001B5C85">
      <w:pPr>
        <w:pStyle w:val="ListParagraph"/>
        <w:numPr>
          <w:ilvl w:val="0"/>
          <w:numId w:val="30"/>
        </w:numPr>
        <w:rPr>
          <w:rFonts w:ascii="Arial" w:hAnsi="Arial" w:cs="Arial"/>
        </w:rPr>
      </w:pPr>
      <w:r w:rsidRPr="00C857D1">
        <w:rPr>
          <w:rFonts w:ascii="Arial" w:hAnsi="Arial" w:cs="Arial"/>
          <w:b/>
        </w:rPr>
        <w:t>I</w:t>
      </w:r>
      <w:r w:rsidR="00C0489E" w:rsidRPr="00C857D1">
        <w:rPr>
          <w:rFonts w:ascii="Arial" w:hAnsi="Arial" w:cs="Arial"/>
          <w:b/>
        </w:rPr>
        <w:t>ncentive</w:t>
      </w:r>
      <w:r w:rsidR="0077632B">
        <w:rPr>
          <w:rFonts w:ascii="Arial" w:hAnsi="Arial" w:cs="Arial"/>
          <w:b/>
        </w:rPr>
        <w:t xml:space="preserve"> </w:t>
      </w:r>
      <w:r w:rsidR="00933B89">
        <w:rPr>
          <w:rFonts w:ascii="Arial" w:hAnsi="Arial" w:cs="Arial"/>
          <w:b/>
        </w:rPr>
        <w:fldChar w:fldCharType="begin"/>
      </w:r>
      <w:r w:rsidR="0077632B">
        <w:rPr>
          <w:rFonts w:ascii="Arial" w:hAnsi="Arial" w:cs="Arial"/>
          <w:b/>
        </w:rPr>
        <w:instrText xml:space="preserve"> ADDIN ZOTERO_ITEM CSL_CITATION {"citationID":"a2a4t347120","properties":{"formattedCitation":"(Dolan et al., 2012)","plainCitation":"(Dolan et al., 2012)"},"citationItems":[{"id":1210,"uris":["http://zotero.org/groups/579511/items/ZK4J467T"],"uri":["http://zotero.org/groups/579511/items/ZK4J467T"],"itemData":{"id":1210,"type":"article-journal","title":"Influencing behavior: The mindspace way","container-title":"Journal of Economic Psychology","page":"264-277","volume":"33","author":[{"family":"Dolan","given":"P"},{"family":"Hallsworth","given":"M"},{"family":"Halpern","given":"D"},{"family":"King","given":"D"},{"family":"Metcalfe","given":"R"},{"family":"Vlaev","given":"I"}],"issued":{"date-parts":[["2012"]]}}}],"schema":"https://github.com/citation-style-language/schema/raw/master/csl-citation.json"} </w:instrText>
      </w:r>
      <w:r w:rsidR="00933B89">
        <w:rPr>
          <w:rFonts w:ascii="Arial" w:hAnsi="Arial" w:cs="Arial"/>
          <w:b/>
        </w:rPr>
        <w:fldChar w:fldCharType="separate"/>
      </w:r>
      <w:r w:rsidR="0077632B" w:rsidRPr="0077632B">
        <w:rPr>
          <w:rFonts w:ascii="Arial" w:hAnsi="Arial" w:cs="Arial"/>
        </w:rPr>
        <w:t>(Dolan et al., 2012)</w:t>
      </w:r>
      <w:r w:rsidR="00933B89">
        <w:rPr>
          <w:rFonts w:ascii="Arial" w:hAnsi="Arial" w:cs="Arial"/>
          <w:b/>
        </w:rPr>
        <w:fldChar w:fldCharType="end"/>
      </w:r>
      <w:r w:rsidR="00C0489E" w:rsidRPr="00976F06">
        <w:rPr>
          <w:rFonts w:ascii="Arial" w:hAnsi="Arial" w:cs="Arial"/>
        </w:rPr>
        <w:t>: “You can win a new 7.9” 16 GB iPad Mini 4 with Retina Display!”</w:t>
      </w:r>
    </w:p>
    <w:p w14:paraId="33366373" w14:textId="77777777" w:rsidR="00C0489E" w:rsidRPr="00976F06" w:rsidRDefault="00C0489E" w:rsidP="001B5C85">
      <w:pPr>
        <w:pStyle w:val="ListParagraph"/>
        <w:numPr>
          <w:ilvl w:val="0"/>
          <w:numId w:val="30"/>
        </w:numPr>
        <w:rPr>
          <w:rFonts w:ascii="Arial" w:hAnsi="Arial" w:cs="Arial"/>
        </w:rPr>
      </w:pPr>
      <w:r w:rsidRPr="00C857D1">
        <w:rPr>
          <w:rFonts w:ascii="Arial" w:hAnsi="Arial" w:cs="Arial"/>
          <w:b/>
        </w:rPr>
        <w:t>Social norms</w:t>
      </w:r>
      <w:r w:rsidR="00184462">
        <w:rPr>
          <w:rFonts w:ascii="Arial" w:hAnsi="Arial" w:cs="Arial"/>
          <w:b/>
        </w:rPr>
        <w:t xml:space="preserve"> </w:t>
      </w:r>
      <w:r w:rsidR="00933B89">
        <w:rPr>
          <w:rFonts w:ascii="Arial" w:hAnsi="Arial" w:cs="Arial"/>
        </w:rPr>
        <w:fldChar w:fldCharType="begin"/>
      </w:r>
      <w:r w:rsidR="00184462">
        <w:rPr>
          <w:rFonts w:ascii="Arial" w:hAnsi="Arial" w:cs="Arial"/>
        </w:rPr>
        <w:instrText xml:space="preserve"> ADDIN ZOTERO_ITEM CSL_CITATION {"citationID":"a1h187hr66c","properties":{"formattedCitation":"(Cialdini, 2007)","plainCitation":"(Cialdini, 2007)"},"citationItems":[{"id":2630,"uris":["http://zotero.org/groups/579511/items/YTEE3XV7"],"uri":["http://zotero.org/groups/579511/items/YTEE3XV7"],"itemData":{"id":2630,"type":"article-journal","title":"Descriptive Social Norms as Underappreciated Sources of Social Control","container-title":"Psychometrika","page":"263","volume":"72","issue":"2","source":"link.springer.com","abstract":"Böckenholt and van der Heijden’s results regarding compliance with insurance regulations—that the enforcement activities of a regulatory agency were relatively unpredictive of compliance—are consistent with findings from other domains (e.g., tax adherence), where personal factors and informal social controls have been shown to play a more significant role. However, the specific form of informal social control investigated in Böckenholt and van der Heijden’s study (the perceived approval/disapproval of friends and family) is not the only kind of informal social control that has proven effective in spurring compliance. Descriptive social norms, which involve perceptions not of what others approve but of what others actually do, also influence compliance decisions powerfully. Yet, the role of descriptive social norms in rule adherence is often underappreciated by governed and governors alike. The consequences of this relative lack of recognition are discussed within the arena of compliance with pro-environmental regulations and requests.","DOI":"10.1007/s11336-006-1560-6","ISSN":"0033-3123, 1860-0980","journalAbbreviation":"Psychometrika","language":"en","author":[{"family":"Cialdini","given":"Robert B."}],"issued":{"date-parts":[["2007",6,1]]}}}],"schema":"https://github.com/citation-style-language/schema/raw/master/csl-citation.json"} </w:instrText>
      </w:r>
      <w:r w:rsidR="00933B89">
        <w:rPr>
          <w:rFonts w:ascii="Arial" w:hAnsi="Arial" w:cs="Arial"/>
        </w:rPr>
        <w:fldChar w:fldCharType="separate"/>
      </w:r>
      <w:r w:rsidR="00184462" w:rsidRPr="00184462">
        <w:rPr>
          <w:rFonts w:ascii="Arial" w:hAnsi="Arial" w:cs="Arial"/>
        </w:rPr>
        <w:t>(Cialdini, 2007)</w:t>
      </w:r>
      <w:r w:rsidR="00933B89">
        <w:rPr>
          <w:rFonts w:ascii="Arial" w:hAnsi="Arial" w:cs="Arial"/>
        </w:rPr>
        <w:fldChar w:fldCharType="end"/>
      </w:r>
      <w:r w:rsidRPr="00976F06">
        <w:rPr>
          <w:rFonts w:ascii="Arial" w:hAnsi="Arial" w:cs="Arial"/>
        </w:rPr>
        <w:t>: “Hundreds of veterans are participating in this survey. Will you join them?”</w:t>
      </w:r>
      <w:r w:rsidR="00184462" w:rsidRPr="00976F06">
        <w:rPr>
          <w:rFonts w:ascii="Arial" w:hAnsi="Arial" w:cs="Arial"/>
        </w:rPr>
        <w:t xml:space="preserve"> </w:t>
      </w:r>
    </w:p>
    <w:p w14:paraId="4891F2FE" w14:textId="77777777" w:rsidR="00C0489E" w:rsidRPr="00976F06" w:rsidRDefault="008C6716" w:rsidP="001B5C85">
      <w:pPr>
        <w:pStyle w:val="ListParagraph"/>
        <w:numPr>
          <w:ilvl w:val="0"/>
          <w:numId w:val="30"/>
        </w:numPr>
        <w:rPr>
          <w:rFonts w:ascii="Arial" w:hAnsi="Arial" w:cs="Arial"/>
        </w:rPr>
      </w:pPr>
      <w:r w:rsidRPr="00C857D1">
        <w:rPr>
          <w:rFonts w:ascii="Arial" w:hAnsi="Arial" w:cs="Arial"/>
          <w:b/>
        </w:rPr>
        <w:t>S</w:t>
      </w:r>
      <w:r w:rsidR="00C0489E" w:rsidRPr="00C857D1">
        <w:rPr>
          <w:rFonts w:ascii="Arial" w:hAnsi="Arial" w:cs="Arial"/>
          <w:b/>
        </w:rPr>
        <w:t>haring</w:t>
      </w:r>
      <w:r w:rsidR="00DB2086">
        <w:rPr>
          <w:rFonts w:ascii="Arial" w:hAnsi="Arial" w:cs="Arial"/>
          <w:b/>
        </w:rPr>
        <w:t xml:space="preserve"> </w:t>
      </w:r>
      <w:r w:rsidR="00933B89">
        <w:rPr>
          <w:rFonts w:ascii="Arial" w:hAnsi="Arial" w:cs="Arial"/>
          <w:b/>
        </w:rPr>
        <w:fldChar w:fldCharType="begin"/>
      </w:r>
      <w:r w:rsidR="00DB2086">
        <w:rPr>
          <w:rFonts w:ascii="Arial" w:hAnsi="Arial" w:cs="Arial"/>
          <w:b/>
        </w:rPr>
        <w:instrText xml:space="preserve"> ADDIN ZOTERO_ITEM CSL_CITATION {"citationID":"ajacdabrk8","properties":{"formattedCitation":"(Oeldorf-Hirsch &amp; Sundar, 2015)","plainCitation":"(Oeldorf-Hirsch &amp; Sundar, 2015)"},"citationItems":[{"id":2651,"uris":["http://zotero.org/groups/579511/items/K5MD4J8M"],"uri":["http://zotero.org/groups/579511/items/K5MD4J8M"],"itemData":{"id":2651,"type":"article-journal","title":"Posting, commenting, and tagging: Effects of sharing news stories on Facebook","container-title":"Computers in Human Behavior","page":"240-249","volume":"44","issue":"Supplement C","source":"ScienceDirect","abstract":"Social networking sites such as Facebook provide new ways of sharing news stories that allow users to act as opinion leaders in their networks, encourage discussion, and potentially increase their involvement in current events. This study identifies the particular features of Facebook that facilitate the discussion of news and tests their effects on involvement and feelings of influence. Participants (N=265) in a 3 (Broadcast level: news feed vs. wall post vs. direct message)×3 (Elaboration: opinion vs. question vs. no comment)×2 (Involving-friends: tag vs. no tag) between-subjects factorial experiment were randomly assigned to share a story from a news website on Facebook. Results show that user involvement in the news content depends on the social affordances of the site, particularly those that allow for audience customization and those that drive network feedback. Asking the network’s opinions and targeting specific friends led to greater involvement in the news content. Discussion through comments led to a greater sense of influence and greater involvement for those sharing the news story. These findings highlight the importance of encouraging individuals to act as sources of information in their networks to drive engagement in current events in the changing news landscape.","DOI":"10.1016/j.chb.2014.11.024","ISSN":"0747-5632","shortTitle":"Posting, commenting, and tagging","journalAbbreviation":"Computers in Human Behavior","author":[{"family":"Oeldorf-Hirsch","given":"Anne"},{"family":"Sundar","given":"S. Shyam"}],"issued":{"date-parts":[["2015",3,1]]}}}],"schema":"https://github.com/citation-style-language/schema/raw/master/csl-citation.json"} </w:instrText>
      </w:r>
      <w:r w:rsidR="00933B89">
        <w:rPr>
          <w:rFonts w:ascii="Arial" w:hAnsi="Arial" w:cs="Arial"/>
          <w:b/>
        </w:rPr>
        <w:fldChar w:fldCharType="separate"/>
      </w:r>
      <w:r w:rsidR="00DB2086" w:rsidRPr="00DB2086">
        <w:rPr>
          <w:rFonts w:ascii="Arial" w:hAnsi="Arial" w:cs="Arial"/>
        </w:rPr>
        <w:t>(Oeldorf-Hirsch &amp; Sundar, 2015)</w:t>
      </w:r>
      <w:r w:rsidR="00933B89">
        <w:rPr>
          <w:rFonts w:ascii="Arial" w:hAnsi="Arial" w:cs="Arial"/>
          <w:b/>
        </w:rPr>
        <w:fldChar w:fldCharType="end"/>
      </w:r>
      <w:r w:rsidR="00C0489E" w:rsidRPr="00976F06">
        <w:rPr>
          <w:rFonts w:ascii="Arial" w:hAnsi="Arial" w:cs="Arial"/>
        </w:rPr>
        <w:t>: “Will you share this with one veteran you know?”</w:t>
      </w:r>
    </w:p>
    <w:p w14:paraId="2223D2CE" w14:textId="77777777" w:rsidR="00947739" w:rsidRPr="00976F06" w:rsidRDefault="00EB40CF" w:rsidP="00B921CE">
      <w:pPr>
        <w:rPr>
          <w:rFonts w:ascii="Arial" w:hAnsi="Arial" w:cs="Arial"/>
        </w:rPr>
      </w:pPr>
      <w:r w:rsidRPr="00976F06">
        <w:rPr>
          <w:rFonts w:ascii="Arial" w:hAnsi="Arial" w:cs="Arial"/>
        </w:rPr>
        <w:tab/>
      </w:r>
    </w:p>
    <w:p w14:paraId="535AE06F" w14:textId="77777777" w:rsidR="00CD6F9B" w:rsidRPr="00976F06" w:rsidRDefault="0058250F" w:rsidP="00B921CE">
      <w:pPr>
        <w:rPr>
          <w:rFonts w:ascii="Arial" w:hAnsi="Arial" w:cs="Arial"/>
        </w:rPr>
      </w:pPr>
      <w:r>
        <w:rPr>
          <w:rFonts w:ascii="Arial" w:hAnsi="Arial" w:cs="Arial"/>
        </w:rPr>
        <w:t>Ads</w:t>
      </w:r>
      <w:r w:rsidR="00CD6F9B" w:rsidRPr="00976F06">
        <w:rPr>
          <w:rFonts w:ascii="Arial" w:hAnsi="Arial" w:cs="Arial"/>
        </w:rPr>
        <w:t xml:space="preserve"> </w:t>
      </w:r>
      <w:r w:rsidR="00D72931">
        <w:rPr>
          <w:rFonts w:ascii="Arial" w:hAnsi="Arial" w:cs="Arial"/>
        </w:rPr>
        <w:t xml:space="preserve">were hosted by </w:t>
      </w:r>
      <w:r w:rsidR="00647863">
        <w:rPr>
          <w:rFonts w:ascii="Arial" w:hAnsi="Arial" w:cs="Arial"/>
        </w:rPr>
        <w:t xml:space="preserve">Facebook page’s affiliated with </w:t>
      </w:r>
      <w:r w:rsidR="005841F5" w:rsidRPr="00976F06">
        <w:rPr>
          <w:rFonts w:ascii="Arial" w:hAnsi="Arial" w:cs="Arial"/>
        </w:rPr>
        <w:t xml:space="preserve">Oregon Health &amp; Science University </w:t>
      </w:r>
      <w:r w:rsidR="00647863">
        <w:rPr>
          <w:rFonts w:ascii="Arial" w:hAnsi="Arial" w:cs="Arial"/>
        </w:rPr>
        <w:t xml:space="preserve">(OHSU) and linked to an online </w:t>
      </w:r>
      <w:r w:rsidR="00647863">
        <w:rPr>
          <w:rFonts w:ascii="Arial" w:eastAsia="Calibri" w:hAnsi="Arial" w:cs="Arial"/>
        </w:rPr>
        <w:t>survey</w:t>
      </w:r>
      <w:r>
        <w:rPr>
          <w:rFonts w:ascii="Arial" w:eastAsia="Calibri" w:hAnsi="Arial" w:cs="Arial"/>
        </w:rPr>
        <w:t>.</w:t>
      </w:r>
      <w:r w:rsidR="00647863">
        <w:rPr>
          <w:rFonts w:ascii="Arial" w:eastAsia="Calibri" w:hAnsi="Arial" w:cs="Arial"/>
        </w:rPr>
        <w:t xml:space="preserve"> In order to calculate survey participation </w:t>
      </w:r>
      <w:r w:rsidR="001423D1">
        <w:rPr>
          <w:rFonts w:ascii="Arial" w:eastAsia="Calibri" w:hAnsi="Arial" w:cs="Arial"/>
        </w:rPr>
        <w:t xml:space="preserve">and other outcomes </w:t>
      </w:r>
      <w:r w:rsidR="00647863">
        <w:rPr>
          <w:rFonts w:ascii="Arial" w:eastAsia="Calibri" w:hAnsi="Arial" w:cs="Arial"/>
        </w:rPr>
        <w:t xml:space="preserve">by ad, we constructed separate </w:t>
      </w:r>
      <w:r w:rsidR="001423D1">
        <w:rPr>
          <w:rFonts w:ascii="Arial" w:eastAsia="Calibri" w:hAnsi="Arial" w:cs="Arial"/>
        </w:rPr>
        <w:t xml:space="preserve">URLs to the </w:t>
      </w:r>
      <w:r w:rsidR="00647863">
        <w:rPr>
          <w:rFonts w:ascii="Arial" w:eastAsia="Calibri" w:hAnsi="Arial" w:cs="Arial"/>
        </w:rPr>
        <w:t>online survey for each ad. Prospective participants initially completed an online consent and eligibility screener. Eligible, consented participants then completed the full online survey.</w:t>
      </w:r>
      <w:r w:rsidR="00C04100">
        <w:rPr>
          <w:rFonts w:ascii="Arial" w:eastAsia="Calibri" w:hAnsi="Arial" w:cs="Arial"/>
        </w:rPr>
        <w:t xml:space="preserve"> All study procedures were approved by the institutional review board of OHSU.</w:t>
      </w:r>
    </w:p>
    <w:p w14:paraId="6060D39F" w14:textId="77777777" w:rsidR="00947739" w:rsidRPr="00976F06" w:rsidRDefault="00947739" w:rsidP="00B921CE">
      <w:pPr>
        <w:rPr>
          <w:rFonts w:ascii="Arial" w:hAnsi="Arial" w:cs="Arial"/>
        </w:rPr>
      </w:pPr>
    </w:p>
    <w:p w14:paraId="7DA357AB" w14:textId="77777777" w:rsidR="0072762C" w:rsidRPr="00647863" w:rsidRDefault="00BB2242" w:rsidP="00B921CE">
      <w:pPr>
        <w:rPr>
          <w:rFonts w:ascii="Arial" w:hAnsi="Arial" w:cs="Arial"/>
          <w:i/>
          <w:color w:val="000000"/>
        </w:rPr>
      </w:pPr>
      <w:r w:rsidRPr="0058250F">
        <w:rPr>
          <w:rFonts w:ascii="Arial" w:hAnsi="Arial" w:cs="Arial"/>
          <w:i/>
          <w:color w:val="000000"/>
        </w:rPr>
        <w:t>Measures</w:t>
      </w:r>
    </w:p>
    <w:p w14:paraId="7E674450" w14:textId="77777777" w:rsidR="0072762C" w:rsidRPr="00976F06" w:rsidRDefault="0072762C" w:rsidP="0072762C">
      <w:pPr>
        <w:spacing w:after="160" w:line="259" w:lineRule="auto"/>
        <w:rPr>
          <w:rFonts w:ascii="Arial" w:eastAsia="Calibri" w:hAnsi="Arial" w:cs="Arial"/>
        </w:rPr>
      </w:pPr>
      <w:r w:rsidRPr="00976F06">
        <w:rPr>
          <w:rFonts w:ascii="Arial" w:eastAsia="Calibri" w:hAnsi="Arial" w:cs="Arial"/>
        </w:rPr>
        <w:t>Facebook automatically tabulates a variety</w:t>
      </w:r>
      <w:r w:rsidR="0058250F">
        <w:rPr>
          <w:rFonts w:ascii="Arial" w:eastAsia="Calibri" w:hAnsi="Arial" w:cs="Arial"/>
        </w:rPr>
        <w:t xml:space="preserve"> of performance metrics, or measures of ad engagement</w:t>
      </w:r>
      <w:r w:rsidRPr="00976F06">
        <w:rPr>
          <w:rFonts w:ascii="Arial" w:eastAsia="Calibri" w:hAnsi="Arial" w:cs="Arial"/>
        </w:rPr>
        <w:t xml:space="preserve">. </w:t>
      </w:r>
      <w:r w:rsidR="0058250F">
        <w:rPr>
          <w:rFonts w:ascii="Arial" w:eastAsia="Calibri" w:hAnsi="Arial" w:cs="Arial"/>
        </w:rPr>
        <w:t>In this study, we examined</w:t>
      </w:r>
      <w:r w:rsidR="00BB2242" w:rsidRPr="00976F06">
        <w:rPr>
          <w:rFonts w:ascii="Arial" w:eastAsia="Calibri" w:hAnsi="Arial" w:cs="Arial"/>
        </w:rPr>
        <w:t xml:space="preserve">: </w:t>
      </w:r>
    </w:p>
    <w:p w14:paraId="5AB4A161" w14:textId="77777777" w:rsidR="0072762C" w:rsidRPr="00976F06" w:rsidRDefault="0058250F" w:rsidP="0072762C">
      <w:pPr>
        <w:numPr>
          <w:ilvl w:val="0"/>
          <w:numId w:val="26"/>
        </w:numPr>
        <w:spacing w:after="160" w:line="259" w:lineRule="auto"/>
        <w:contextualSpacing/>
        <w:rPr>
          <w:rFonts w:ascii="Arial" w:eastAsia="Calibri" w:hAnsi="Arial" w:cs="Arial"/>
        </w:rPr>
      </w:pPr>
      <w:r w:rsidRPr="0058250F">
        <w:rPr>
          <w:rFonts w:ascii="Arial" w:eastAsia="Calibri" w:hAnsi="Arial" w:cs="Arial"/>
          <w:b/>
        </w:rPr>
        <w:t>Impressions</w:t>
      </w:r>
      <w:r>
        <w:rPr>
          <w:rFonts w:ascii="Arial" w:eastAsia="Calibri" w:hAnsi="Arial" w:cs="Arial"/>
        </w:rPr>
        <w:t>:</w:t>
      </w:r>
      <w:r w:rsidR="0072762C" w:rsidRPr="00976F06">
        <w:rPr>
          <w:rFonts w:ascii="Arial" w:eastAsia="Calibri" w:hAnsi="Arial" w:cs="Arial"/>
        </w:rPr>
        <w:t xml:space="preserve"> the total number of times that the ad </w:t>
      </w:r>
      <w:r w:rsidR="00580515">
        <w:rPr>
          <w:rFonts w:ascii="Arial" w:eastAsia="Calibri" w:hAnsi="Arial" w:cs="Arial"/>
        </w:rPr>
        <w:t>is</w:t>
      </w:r>
      <w:r w:rsidR="00325287">
        <w:rPr>
          <w:rFonts w:ascii="Arial" w:eastAsia="Calibri" w:hAnsi="Arial" w:cs="Arial"/>
        </w:rPr>
        <w:t xml:space="preserve"> presented to any Facebook user</w:t>
      </w:r>
      <w:r w:rsidR="00792A11">
        <w:rPr>
          <w:rFonts w:ascii="Arial" w:eastAsia="Calibri" w:hAnsi="Arial" w:cs="Arial"/>
        </w:rPr>
        <w:t>.</w:t>
      </w:r>
    </w:p>
    <w:p w14:paraId="5E9FEADE" w14:textId="77777777" w:rsidR="0072762C" w:rsidRPr="00976F06" w:rsidRDefault="0058250F" w:rsidP="0072762C">
      <w:pPr>
        <w:numPr>
          <w:ilvl w:val="0"/>
          <w:numId w:val="26"/>
        </w:numPr>
        <w:spacing w:after="160" w:line="259" w:lineRule="auto"/>
        <w:contextualSpacing/>
        <w:rPr>
          <w:rFonts w:ascii="Arial" w:eastAsia="Calibri" w:hAnsi="Arial" w:cs="Arial"/>
        </w:rPr>
      </w:pPr>
      <w:r w:rsidRPr="0058250F">
        <w:rPr>
          <w:rFonts w:ascii="Arial" w:eastAsia="Calibri" w:hAnsi="Arial" w:cs="Arial"/>
          <w:b/>
        </w:rPr>
        <w:t>Clicks</w:t>
      </w:r>
      <w:r>
        <w:rPr>
          <w:rFonts w:ascii="Arial" w:eastAsia="Calibri" w:hAnsi="Arial" w:cs="Arial"/>
        </w:rPr>
        <w:t xml:space="preserve">: </w:t>
      </w:r>
      <w:r w:rsidR="0072762C" w:rsidRPr="00976F06">
        <w:rPr>
          <w:rFonts w:ascii="Arial" w:eastAsia="Calibri" w:hAnsi="Arial" w:cs="Arial"/>
        </w:rPr>
        <w:t>the number of times that a user clicks on either the link embedded in the ad, or the name of the Facebook page from which the ad originates</w:t>
      </w:r>
      <w:r w:rsidR="00580515">
        <w:rPr>
          <w:rFonts w:ascii="Arial" w:eastAsia="Calibri" w:hAnsi="Arial" w:cs="Arial"/>
        </w:rPr>
        <w:t xml:space="preserve">. </w:t>
      </w:r>
    </w:p>
    <w:p w14:paraId="38021E51" w14:textId="77777777" w:rsidR="0072762C" w:rsidRPr="00976F06" w:rsidRDefault="00580515" w:rsidP="0072762C">
      <w:pPr>
        <w:numPr>
          <w:ilvl w:val="0"/>
          <w:numId w:val="26"/>
        </w:numPr>
        <w:spacing w:after="160" w:line="259" w:lineRule="auto"/>
        <w:contextualSpacing/>
        <w:rPr>
          <w:rFonts w:ascii="Arial" w:eastAsia="Calibri" w:hAnsi="Arial" w:cs="Arial"/>
        </w:rPr>
      </w:pPr>
      <w:r>
        <w:rPr>
          <w:rFonts w:ascii="Arial" w:eastAsia="Calibri" w:hAnsi="Arial" w:cs="Arial"/>
          <w:b/>
        </w:rPr>
        <w:t>Click-through rate</w:t>
      </w:r>
      <w:r w:rsidR="00A07BC3">
        <w:rPr>
          <w:rFonts w:ascii="Arial" w:eastAsia="Calibri" w:hAnsi="Arial" w:cs="Arial"/>
          <w:b/>
        </w:rPr>
        <w:t xml:space="preserve"> (CTR)</w:t>
      </w:r>
      <w:r w:rsidR="0058250F">
        <w:rPr>
          <w:rFonts w:ascii="Arial" w:eastAsia="Calibri" w:hAnsi="Arial" w:cs="Arial"/>
        </w:rPr>
        <w:t xml:space="preserve">: </w:t>
      </w:r>
      <w:r w:rsidR="00792A11">
        <w:rPr>
          <w:rFonts w:ascii="Arial" w:eastAsia="Calibri" w:hAnsi="Arial" w:cs="Arial"/>
        </w:rPr>
        <w:t xml:space="preserve">the </w:t>
      </w:r>
      <w:r w:rsidR="00A07BC3">
        <w:rPr>
          <w:rFonts w:ascii="Arial" w:eastAsia="Calibri" w:hAnsi="Arial" w:cs="Arial"/>
        </w:rPr>
        <w:t>number</w:t>
      </w:r>
      <w:r>
        <w:rPr>
          <w:rFonts w:ascii="Arial" w:eastAsia="Calibri" w:hAnsi="Arial" w:cs="Arial"/>
        </w:rPr>
        <w:t xml:space="preserve"> of </w:t>
      </w:r>
      <w:r w:rsidR="00A07BC3">
        <w:rPr>
          <w:rFonts w:ascii="Arial" w:eastAsia="Calibri" w:hAnsi="Arial" w:cs="Arial"/>
        </w:rPr>
        <w:t>clicks divided by impressions</w:t>
      </w:r>
      <w:r>
        <w:rPr>
          <w:rFonts w:ascii="Arial" w:eastAsia="Calibri" w:hAnsi="Arial" w:cs="Arial"/>
        </w:rPr>
        <w:t>.</w:t>
      </w:r>
    </w:p>
    <w:p w14:paraId="4451D0D5" w14:textId="77777777" w:rsidR="0072762C" w:rsidRPr="00976F06" w:rsidRDefault="0058250F" w:rsidP="0072762C">
      <w:pPr>
        <w:numPr>
          <w:ilvl w:val="0"/>
          <w:numId w:val="26"/>
        </w:numPr>
        <w:spacing w:after="160" w:line="259" w:lineRule="auto"/>
        <w:contextualSpacing/>
        <w:rPr>
          <w:rFonts w:ascii="Arial" w:eastAsia="Calibri" w:hAnsi="Arial" w:cs="Arial"/>
        </w:rPr>
      </w:pPr>
      <w:r w:rsidRPr="0058250F">
        <w:rPr>
          <w:rFonts w:ascii="Arial" w:eastAsia="Calibri" w:hAnsi="Arial" w:cs="Arial"/>
          <w:b/>
        </w:rPr>
        <w:lastRenderedPageBreak/>
        <w:t>Reactions</w:t>
      </w:r>
      <w:r w:rsidR="00580515">
        <w:rPr>
          <w:rFonts w:ascii="Arial" w:eastAsia="Calibri" w:hAnsi="Arial" w:cs="Arial"/>
        </w:rPr>
        <w:t>: the total number of ‘L</w:t>
      </w:r>
      <w:r>
        <w:rPr>
          <w:rFonts w:ascii="Arial" w:eastAsia="Calibri" w:hAnsi="Arial" w:cs="Arial"/>
        </w:rPr>
        <w:t xml:space="preserve">ikes’ or other </w:t>
      </w:r>
      <w:r w:rsidR="00580515">
        <w:rPr>
          <w:rFonts w:ascii="Arial" w:eastAsia="Calibri" w:hAnsi="Arial" w:cs="Arial"/>
        </w:rPr>
        <w:t xml:space="preserve">Facebook </w:t>
      </w:r>
      <w:r>
        <w:rPr>
          <w:rFonts w:ascii="Arial" w:eastAsia="Calibri" w:hAnsi="Arial" w:cs="Arial"/>
        </w:rPr>
        <w:t>reactions</w:t>
      </w:r>
      <w:r w:rsidR="00580515">
        <w:rPr>
          <w:rFonts w:ascii="Arial" w:eastAsia="Calibri" w:hAnsi="Arial" w:cs="Arial"/>
        </w:rPr>
        <w:t xml:space="preserve"> (‘Love’, ‘Haha’, ‘Wow’, ‘Sad’, ‘Angry’) generated by </w:t>
      </w:r>
      <w:r>
        <w:rPr>
          <w:rFonts w:ascii="Arial" w:eastAsia="Calibri" w:hAnsi="Arial" w:cs="Arial"/>
        </w:rPr>
        <w:t>an ad</w:t>
      </w:r>
      <w:r w:rsidR="00A07BC3">
        <w:rPr>
          <w:rFonts w:ascii="Arial" w:eastAsia="Calibri" w:hAnsi="Arial" w:cs="Arial"/>
        </w:rPr>
        <w:t>.</w:t>
      </w:r>
    </w:p>
    <w:p w14:paraId="11C55931" w14:textId="77777777" w:rsidR="00A07BC3" w:rsidRDefault="00A07BC3" w:rsidP="001E1A2B">
      <w:pPr>
        <w:rPr>
          <w:rFonts w:ascii="Arial" w:hAnsi="Arial" w:cs="Arial"/>
          <w:color w:val="000000"/>
        </w:rPr>
      </w:pPr>
    </w:p>
    <w:p w14:paraId="5AFB7029" w14:textId="77777777" w:rsidR="009A4A19" w:rsidRDefault="00394FBD" w:rsidP="001E1A2B">
      <w:pPr>
        <w:rPr>
          <w:rFonts w:ascii="Arial" w:hAnsi="Arial" w:cs="Arial"/>
          <w:color w:val="000000"/>
        </w:rPr>
      </w:pPr>
      <w:r>
        <w:rPr>
          <w:rFonts w:ascii="Arial" w:hAnsi="Arial" w:cs="Arial"/>
          <w:color w:val="000000"/>
        </w:rPr>
        <w:t>Sample characteristics</w:t>
      </w:r>
      <w:r w:rsidR="001423D1">
        <w:rPr>
          <w:rFonts w:ascii="Arial" w:hAnsi="Arial" w:cs="Arial"/>
          <w:color w:val="000000"/>
        </w:rPr>
        <w:t xml:space="preserve"> were drawn from the online survey, which included </w:t>
      </w:r>
      <w:r>
        <w:rPr>
          <w:rFonts w:ascii="Arial" w:hAnsi="Arial" w:cs="Arial"/>
          <w:color w:val="000000"/>
        </w:rPr>
        <w:t>questions about</w:t>
      </w:r>
      <w:r w:rsidR="001423D1">
        <w:rPr>
          <w:rFonts w:ascii="Arial" w:hAnsi="Arial" w:cs="Arial"/>
          <w:color w:val="000000"/>
        </w:rPr>
        <w:t xml:space="preserve"> sociodemographic characteristics</w:t>
      </w:r>
      <w:r>
        <w:rPr>
          <w:rFonts w:ascii="Arial" w:hAnsi="Arial" w:cs="Arial"/>
          <w:color w:val="000000"/>
        </w:rPr>
        <w:t>, mi</w:t>
      </w:r>
      <w:r w:rsidR="008818E7">
        <w:rPr>
          <w:rFonts w:ascii="Arial" w:hAnsi="Arial" w:cs="Arial"/>
          <w:color w:val="000000"/>
        </w:rPr>
        <w:t>litary history</w:t>
      </w:r>
      <w:r w:rsidR="001423D1">
        <w:rPr>
          <w:rFonts w:ascii="Arial" w:hAnsi="Arial" w:cs="Arial"/>
          <w:color w:val="000000"/>
        </w:rPr>
        <w:t xml:space="preserve">, social media use, </w:t>
      </w:r>
      <w:r w:rsidR="009A4A19">
        <w:rPr>
          <w:rFonts w:ascii="Arial" w:hAnsi="Arial" w:cs="Arial"/>
          <w:color w:val="000000"/>
        </w:rPr>
        <w:t xml:space="preserve">and </w:t>
      </w:r>
      <w:r>
        <w:rPr>
          <w:rFonts w:ascii="Arial" w:hAnsi="Arial" w:cs="Arial"/>
          <w:color w:val="000000"/>
        </w:rPr>
        <w:t>interest</w:t>
      </w:r>
      <w:r w:rsidR="001423D1">
        <w:rPr>
          <w:rFonts w:ascii="Arial" w:hAnsi="Arial" w:cs="Arial"/>
          <w:color w:val="000000"/>
        </w:rPr>
        <w:t xml:space="preserve"> in social media-based interventions</w:t>
      </w:r>
      <w:r w:rsidR="003C0E3D">
        <w:rPr>
          <w:rFonts w:ascii="Arial" w:hAnsi="Arial" w:cs="Arial"/>
          <w:color w:val="000000"/>
        </w:rPr>
        <w:t xml:space="preserve"> </w:t>
      </w:r>
      <w:r w:rsidR="009A4A19">
        <w:rPr>
          <w:rFonts w:ascii="Arial" w:hAnsi="Arial" w:cs="Arial"/>
          <w:color w:val="000000"/>
        </w:rPr>
        <w:t xml:space="preserve">Two </w:t>
      </w:r>
      <w:r w:rsidR="009A4A19" w:rsidRPr="009D7105">
        <w:rPr>
          <w:rFonts w:ascii="Arial" w:hAnsi="Arial" w:cs="Arial"/>
          <w:color w:val="000000"/>
        </w:rPr>
        <w:t>items from the National Survey of Veterans were used to assess VA</w:t>
      </w:r>
      <w:r w:rsidR="003C0E3D" w:rsidRPr="009D7105">
        <w:rPr>
          <w:rFonts w:ascii="Arial" w:hAnsi="Arial" w:cs="Arial"/>
          <w:color w:val="000000"/>
        </w:rPr>
        <w:t xml:space="preserve"> health service</w:t>
      </w:r>
      <w:r w:rsidR="009A4A19" w:rsidRPr="009D7105">
        <w:rPr>
          <w:rFonts w:ascii="Arial" w:hAnsi="Arial" w:cs="Arial"/>
          <w:color w:val="000000"/>
        </w:rPr>
        <w:t xml:space="preserve"> use</w:t>
      </w:r>
      <w:r w:rsidR="009D7105">
        <w:rPr>
          <w:rFonts w:ascii="Arial" w:hAnsi="Arial" w:cs="Arial"/>
          <w:color w:val="000000"/>
        </w:rPr>
        <w:t xml:space="preserve">, one item on enrollment in the VA and one on use in the last 12 months </w:t>
      </w:r>
      <w:r w:rsidR="009A4A19" w:rsidRPr="009D7105">
        <w:rPr>
          <w:rFonts w:ascii="Arial" w:hAnsi="Arial" w:cs="Arial"/>
          <w:color w:val="000000"/>
        </w:rPr>
        <w:t>[</w:t>
      </w:r>
      <w:commentRangeStart w:id="9"/>
      <w:r w:rsidR="009D7105" w:rsidRPr="009D7105">
        <w:rPr>
          <w:rFonts w:ascii="Arial" w:hAnsi="Arial" w:cs="Arial"/>
          <w:color w:val="000000"/>
        </w:rPr>
        <w:t xml:space="preserve">National </w:t>
      </w:r>
      <w:commentRangeEnd w:id="9"/>
      <w:r w:rsidR="009D7105" w:rsidRPr="009D7105">
        <w:rPr>
          <w:rStyle w:val="CommentReference"/>
          <w:vanish/>
        </w:rPr>
        <w:commentReference w:id="9"/>
      </w:r>
      <w:r w:rsidR="009D7105">
        <w:rPr>
          <w:rFonts w:ascii="Arial" w:hAnsi="Arial" w:cs="Arial"/>
          <w:color w:val="000000"/>
        </w:rPr>
        <w:t>Survey of Veterans. 2010</w:t>
      </w:r>
      <w:r w:rsidR="009D7105" w:rsidRPr="009D7105">
        <w:rPr>
          <w:rFonts w:ascii="Arial" w:hAnsi="Arial" w:cs="Arial"/>
          <w:color w:val="000000"/>
        </w:rPr>
        <w:t>. National Center for Veterans Analysis and Statistics, U.S. Department of Veterans Affairs. Retrieved from http://www.va.gov/vetdata/docs/SurveysAndStudies/AppendixAQuestionnaires.pdf</w:t>
      </w:r>
      <w:r w:rsidR="009A4A19" w:rsidRPr="009D7105">
        <w:rPr>
          <w:rFonts w:ascii="Arial" w:hAnsi="Arial" w:cs="Arial"/>
          <w:color w:val="000000"/>
        </w:rPr>
        <w:t>].</w:t>
      </w:r>
      <w:r w:rsidR="009A4A19">
        <w:rPr>
          <w:rFonts w:ascii="Arial" w:hAnsi="Arial" w:cs="Arial"/>
          <w:color w:val="000000"/>
        </w:rPr>
        <w:t xml:space="preserve"> </w:t>
      </w:r>
    </w:p>
    <w:p w14:paraId="7B0ABA0B" w14:textId="77777777" w:rsidR="00394FBD" w:rsidRDefault="00394FBD" w:rsidP="001E1A2B">
      <w:pPr>
        <w:rPr>
          <w:rFonts w:ascii="Arial" w:hAnsi="Arial" w:cs="Arial"/>
          <w:color w:val="000000"/>
        </w:rPr>
      </w:pPr>
    </w:p>
    <w:p w14:paraId="65904070" w14:textId="77777777" w:rsidR="001423D1" w:rsidRDefault="001423D1" w:rsidP="001E1A2B">
      <w:pPr>
        <w:rPr>
          <w:rFonts w:ascii="Arial" w:hAnsi="Arial" w:cs="Arial"/>
          <w:color w:val="000000"/>
        </w:rPr>
      </w:pPr>
      <w:r>
        <w:rPr>
          <w:rFonts w:ascii="Arial" w:hAnsi="Arial" w:cs="Arial"/>
          <w:color w:val="000000"/>
        </w:rPr>
        <w:t>To screen for mental health problems, r</w:t>
      </w:r>
      <w:r w:rsidR="001E1A2B" w:rsidRPr="00976F06">
        <w:rPr>
          <w:rFonts w:ascii="Arial" w:hAnsi="Arial" w:cs="Arial"/>
          <w:color w:val="000000"/>
        </w:rPr>
        <w:t>eliable and valid self-report tools were used</w:t>
      </w:r>
      <w:r>
        <w:rPr>
          <w:rFonts w:ascii="Arial" w:hAnsi="Arial" w:cs="Arial"/>
          <w:color w:val="000000"/>
        </w:rPr>
        <w:t xml:space="preserve">. For PTSD, we used the </w:t>
      </w:r>
      <w:r w:rsidR="008246F7">
        <w:rPr>
          <w:rFonts w:ascii="Arial" w:hAnsi="Arial" w:cs="Arial"/>
          <w:color w:val="000000"/>
        </w:rPr>
        <w:t>Primar</w:t>
      </w:r>
      <w:r w:rsidR="003C0E3D">
        <w:rPr>
          <w:rFonts w:ascii="Arial" w:hAnsi="Arial" w:cs="Arial"/>
          <w:color w:val="000000"/>
        </w:rPr>
        <w:t>y Care PTSD Screen for DSM-5 (PC-PTSD</w:t>
      </w:r>
      <w:r w:rsidR="008246F7">
        <w:rPr>
          <w:rFonts w:ascii="Arial" w:hAnsi="Arial" w:cs="Arial"/>
          <w:color w:val="000000"/>
        </w:rPr>
        <w:t>)</w:t>
      </w:r>
      <w:r w:rsidR="007D54EB">
        <w:rPr>
          <w:rFonts w:ascii="Arial" w:hAnsi="Arial" w:cs="Arial"/>
          <w:color w:val="000000"/>
        </w:rPr>
        <w:t xml:space="preserve">, a </w:t>
      </w:r>
      <w:r w:rsidR="00077908">
        <w:rPr>
          <w:rFonts w:ascii="Arial" w:hAnsi="Arial" w:cs="Arial"/>
          <w:color w:val="000000"/>
        </w:rPr>
        <w:t xml:space="preserve">five-item scale </w:t>
      </w:r>
      <w:r w:rsidR="008818E7">
        <w:rPr>
          <w:rFonts w:ascii="Arial" w:hAnsi="Arial" w:cs="Arial"/>
          <w:color w:val="000000"/>
        </w:rPr>
        <w:t xml:space="preserve">assessing </w:t>
      </w:r>
      <w:r w:rsidR="007D54EB">
        <w:rPr>
          <w:rFonts w:ascii="Arial" w:hAnsi="Arial" w:cs="Arial"/>
          <w:color w:val="000000"/>
        </w:rPr>
        <w:t>past-month symptoms</w:t>
      </w:r>
      <w:r w:rsidR="00077908">
        <w:rPr>
          <w:rFonts w:ascii="Arial" w:hAnsi="Arial" w:cs="Arial"/>
          <w:color w:val="000000"/>
        </w:rPr>
        <w:t xml:space="preserve"> of a lifetime traumatic event</w:t>
      </w:r>
      <w:r w:rsidR="008818E7">
        <w:rPr>
          <w:rFonts w:ascii="Arial" w:hAnsi="Arial" w:cs="Arial"/>
          <w:color w:val="000000"/>
        </w:rPr>
        <w:t>. A</w:t>
      </w:r>
      <w:r w:rsidR="008246F7">
        <w:rPr>
          <w:rFonts w:ascii="Arial" w:hAnsi="Arial" w:cs="Arial"/>
          <w:color w:val="000000"/>
        </w:rPr>
        <w:t xml:space="preserve"> score of three</w:t>
      </w:r>
      <w:r>
        <w:rPr>
          <w:rFonts w:ascii="Arial" w:hAnsi="Arial" w:cs="Arial"/>
          <w:color w:val="000000"/>
        </w:rPr>
        <w:t xml:space="preserve"> or higher on the </w:t>
      </w:r>
      <w:r w:rsidR="001E1A2B" w:rsidRPr="00976F06">
        <w:rPr>
          <w:rFonts w:ascii="Arial" w:hAnsi="Arial" w:cs="Arial"/>
          <w:color w:val="000000"/>
        </w:rPr>
        <w:t>PC-PTSD</w:t>
      </w:r>
      <w:r>
        <w:rPr>
          <w:rFonts w:ascii="Arial" w:hAnsi="Arial" w:cs="Arial"/>
          <w:color w:val="000000"/>
        </w:rPr>
        <w:t xml:space="preserve"> indicates a positive screen</w:t>
      </w:r>
      <w:r w:rsidR="008818E7">
        <w:rPr>
          <w:rFonts w:ascii="Arial" w:hAnsi="Arial" w:cs="Arial"/>
          <w:color w:val="000000"/>
        </w:rPr>
        <w:t xml:space="preserve"> </w:t>
      </w:r>
      <w:r w:rsidR="008818E7">
        <w:rPr>
          <w:rFonts w:ascii="Arial" w:hAnsi="Arial" w:cs="Arial"/>
          <w:color w:val="000000"/>
        </w:rPr>
        <w:fldChar w:fldCharType="begin"/>
      </w:r>
      <w:r w:rsidR="008818E7">
        <w:rPr>
          <w:rFonts w:ascii="Arial" w:hAnsi="Arial" w:cs="Arial"/>
          <w:color w:val="000000"/>
        </w:rPr>
        <w:instrText xml:space="preserve"> ADDIN ZOTERO_ITEM CSL_CITATION {"citationID":"a2h4vcvg4au","properties":{"formattedCitation":"(Prins et al., 2016)","plainCitation":"(Prins et al., 2016)"},"citationItems":[{"id":1117,"uris":["http://zotero.org/groups/579511/items/ZBJIPV8P"],"uri":["http://zotero.org/groups/579511/items/ZBJIPV8P"],"itemData":{"id":1117,"type":"article-journal","title":"The Primary Care PTSD Screen for DSM-5 (PC-PTSD-5): Development and Evaluation Within a Veteran Primary Care Sample","container-title":"Journal of General Internal Medicine","page":"1206-1211","volume":"31","issue":"10","source":"link.springer.com","abstract":"ABSTRACTBACKGROUNDPosttraumatic Stress Disorder (PTSD) is associated with increased health care utilization, medical morbidity, and tobacco and alcohol use. Consequently, screening for PTSD has become increasingly common in primary care clinics, especially in Veteran healthcare settings where trauma exposure among patients is common.OBJECTIVEThe objective of this study was to revise the Primary Care PTSD screen (PC-PTSD) to reflect the new Diagnostic and Statistical Manual of Mental Disorders (DSM-5) criteria for PTSD (PC-PTSD-5) and to examine both the diagnostic accuracy and the patient acceptability of the revised measure.DESIGNWe compared the PC-PTSD-5 results with those from a brief psychiatric interview for PTSD. Participants also rated screening preferences and acceptability of the PC-PTSD-5.PARTICIPANTSA convenience sample of 398 Veterans participated in the study (response rate = 41 %). Most of the participants were male, in their 60s, and the majority identified as non-Hispanic White.MEASURESThe PC-PTSD-5 was used as the screening measure, a modified version of the PTSD module of the MINI-International Neuropsychiatric Interview was used to diagnose DSM-5 PTSD, and five brief survey items were used to assess acceptability and preferences.KEY RESULTSThe PC-PTSD-5 demonstrated excellent diagnostic accuracy (AUC = 0.941; 95 % C.I.: 0.912– 0.969). Whereas a cut score of 3 maximized sensitivity (κ[1]) = 0.93; SE = .041; 95 % C.I.: 0.849–1.00), a cut score of 4 maximized efficiency (κ[0.5] = 0.63; SE = 0.052; 95 % C.I.: 0.527–0.731), and a cut score of 5 maximized specificity (κ[0] = 0.70; SE = 0.077; 95 % C.I.: 0.550–0.853). Patients found the screen acceptable and indicated a preference for administration by their primary care providers as opposed to by other providers or via self-report.CONCLUSIONSThe PC-PTSD-5 demonstrated strong preliminary results for diagnostic accuracy, and was broadly acceptable to patients.","DOI":"10.1007/s11606-016-3703-5","ISSN":"0884-8734, 1525-1497","shortTitle":"The Primary Care PTSD Screen for DSM-5 (PC-PTSD-5)","journalAbbreviation":"J GEN INTERN MED","language":"en","author":[{"family":"Prins","given":"Annabel"},{"family":"Bovin","given":"Michelle J."},{"family":"Smolenski","given":"Derek J."},{"family":"Marx","given":"Brian P."},{"family":"Kimerling","given":"Rachel"},{"family":"Jenkins-Guarnieri","given":"Michael A."},{"family":"Kaloupek","given":"Danny G."},{"family":"Schnurr","given":"Paula P."},{"family":"Kaiser","given":"Anica Pless"},{"family":"Leyva","given":"Yani E."},{"family":"Tiet","given":"Quyen Q."}],"issued":{"date-parts":[["2016",10,1]]}}}],"schema":"https://github.com/citation-style-language/schema/raw/master/csl-citation.json"} </w:instrText>
      </w:r>
      <w:r w:rsidR="008818E7">
        <w:rPr>
          <w:rFonts w:ascii="Arial" w:hAnsi="Arial" w:cs="Arial"/>
          <w:color w:val="000000"/>
        </w:rPr>
        <w:fldChar w:fldCharType="separate"/>
      </w:r>
      <w:r w:rsidR="008818E7" w:rsidRPr="007D54EB">
        <w:rPr>
          <w:rFonts w:ascii="Arial" w:hAnsi="Arial" w:cs="Arial"/>
        </w:rPr>
        <w:t>(Prins et al., 2016)</w:t>
      </w:r>
      <w:r w:rsidR="008818E7">
        <w:rPr>
          <w:rFonts w:ascii="Arial" w:hAnsi="Arial" w:cs="Arial"/>
          <w:color w:val="000000"/>
        </w:rPr>
        <w:fldChar w:fldCharType="end"/>
      </w:r>
      <w:r>
        <w:rPr>
          <w:rFonts w:ascii="Arial" w:hAnsi="Arial" w:cs="Arial"/>
          <w:color w:val="000000"/>
        </w:rPr>
        <w:t xml:space="preserve">. For alcohol misuse, we used the </w:t>
      </w:r>
      <w:r w:rsidR="007D54EB">
        <w:rPr>
          <w:rFonts w:ascii="Arial" w:hAnsi="Arial" w:cs="Arial"/>
          <w:color w:val="000000"/>
        </w:rPr>
        <w:t>Alcohol Use Disorders Identification Test Alcohol Consumption Questions (AUDIT-C), a three-item scale on frequency and intensity of drinking</w:t>
      </w:r>
      <w:r w:rsidR="008818E7">
        <w:rPr>
          <w:rFonts w:ascii="Arial" w:hAnsi="Arial" w:cs="Arial"/>
          <w:color w:val="000000"/>
        </w:rPr>
        <w:t>. A</w:t>
      </w:r>
      <w:r w:rsidR="007D54EB">
        <w:rPr>
          <w:rFonts w:ascii="Arial" w:hAnsi="Arial" w:cs="Arial"/>
          <w:color w:val="000000"/>
        </w:rPr>
        <w:t>n AUDIT-C</w:t>
      </w:r>
      <w:r w:rsidR="005540A3">
        <w:rPr>
          <w:rFonts w:ascii="Arial" w:hAnsi="Arial" w:cs="Arial"/>
          <w:color w:val="000000"/>
        </w:rPr>
        <w:t xml:space="preserve"> score of four </w:t>
      </w:r>
      <w:r>
        <w:rPr>
          <w:rFonts w:ascii="Arial" w:hAnsi="Arial" w:cs="Arial"/>
          <w:color w:val="000000"/>
        </w:rPr>
        <w:t xml:space="preserve">or higher </w:t>
      </w:r>
      <w:r w:rsidR="005540A3">
        <w:rPr>
          <w:rFonts w:ascii="Arial" w:hAnsi="Arial" w:cs="Arial"/>
          <w:color w:val="000000"/>
        </w:rPr>
        <w:t>for men, or three</w:t>
      </w:r>
      <w:r w:rsidR="007D54EB">
        <w:rPr>
          <w:rFonts w:ascii="Arial" w:hAnsi="Arial" w:cs="Arial"/>
          <w:color w:val="000000"/>
        </w:rPr>
        <w:t xml:space="preserve"> or higher for women, indicates a positive screen</w:t>
      </w:r>
      <w:r w:rsidR="005540A3">
        <w:rPr>
          <w:rFonts w:ascii="Arial" w:hAnsi="Arial" w:cs="Arial"/>
          <w:color w:val="000000"/>
        </w:rPr>
        <w:t xml:space="preserve"> for problematic drinking</w:t>
      </w:r>
      <w:r w:rsidR="008818E7">
        <w:rPr>
          <w:rFonts w:ascii="Arial" w:hAnsi="Arial" w:cs="Arial"/>
          <w:color w:val="000000"/>
        </w:rPr>
        <w:t xml:space="preserve"> </w:t>
      </w:r>
      <w:r w:rsidR="008818E7">
        <w:rPr>
          <w:rFonts w:ascii="Arial" w:hAnsi="Arial" w:cs="Arial"/>
          <w:color w:val="000000"/>
        </w:rPr>
        <w:fldChar w:fldCharType="begin"/>
      </w:r>
      <w:r w:rsidR="008818E7">
        <w:rPr>
          <w:rFonts w:ascii="Arial" w:hAnsi="Arial" w:cs="Arial"/>
          <w:color w:val="000000"/>
        </w:rPr>
        <w:instrText xml:space="preserve"> ADDIN ZOTERO_ITEM CSL_CITATION {"citationID":"a1l3q7kjh8t","properties":{"formattedCitation":"(Bush, Kivlahan, McDonell, Fihn, &amp; Bradley, 1998)","plainCitation":"(Bush, Kivlahan, McDonell, Fihn, &amp; Bradley, 1998)"},"citationItems":[{"id":369,"uris":["http://zotero.org/groups/579511/items/ZFXFZA9N"],"uri":["http://zotero.org/groups/579511/items/ZFXFZA9N"],"itemData":{"id":369,"type":"article-journal","title":"The AUDIT alcohol consumption questions (AUDIT-C): an effective brief screening test for problem drinking. Ambulatory Care Quality Improvement Project (ACQUIP). Alcohol Use Disorders Identification Test","container-title":"Archives of Internal Medicine","page":"1789-1795","volume":"158","issue":"16","source":"PubMed","abstract":"OBJECTIVE: To evaluate the 3 alcohol consumption questions from the Alcohol Use Disorders Identification Test (AUDIT-C) as a brief screening test for heavy drinking and/or active alcohol abuse or dependence.\nMETHODS: Patients from 3 Veterans Affairs general medical clinics were mailed questionnaires. A random, weighted sample of Health History Questionnaire respondents, who had 5 or more drinks over the past year, were eligible for telephone interviews (N = 447). Heavy drinkers were oversampled 2:1. Patients were excluded if they could not be contacted by telephone, were too ill for interviews, or were female (n = 54). Areas under receiver operating characteristic curves (AUROCs) were used to compare mailed alcohol screening questionnaires (AUDIT-C and full AUDIT) with 3 comparison standards based on telephone interviews: (1) past year heavy drinking (&gt;14 drinks/week or &gt; or =5 drinks/ occasion); (2) active alcohol abuse or dependence according to the Diagnostic and Statistical Manual of Mental Disorders, Revised Third Edition, criteria; and (3) either.\nRESULTS: Of 393 eligible patients, 243 (62%) completed AUDIT-C and interviews. For detecting heavy drinking, AUDIT-C had a higher AUROC than the full AUDIT (0.891 vs 0.881; P = .03). Although the full AUDIT performed better than AUDIT-C for detecting active alcohol abuse or dependence (0.811 vs 0.786; P&lt;.001), the 2 questionnaires performed similarly for detecting heavy drinking and/or active abuse or dependence (0.880 vs 0.881).\nCONCLUSIONS: Three questions about alcohol consumption (AUDIT-C) appear to be a practical, valid primary care screening test for heavy drinking and/or active alcohol abuse or dependence.","ISSN":"0003-9926","note":"PMID: 9738608","shortTitle":"The AUDIT alcohol consumption questions (AUDIT-C)","journalAbbreviation":"Arch. Intern. Med.","language":"eng","author":[{"family":"Bush","given":"K."},{"family":"Kivlahan","given":"D. R."},{"family":"McDonell","given":"M. B."},{"family":"Fihn","given":"S. D."},{"family":"Bradley","given":"K. A."}],"issued":{"date-parts":[["1998",9,14]]}}}],"schema":"https://github.com/citation-style-language/schema/raw/master/csl-citation.json"} </w:instrText>
      </w:r>
      <w:r w:rsidR="008818E7">
        <w:rPr>
          <w:rFonts w:ascii="Arial" w:hAnsi="Arial" w:cs="Arial"/>
          <w:color w:val="000000"/>
        </w:rPr>
        <w:fldChar w:fldCharType="separate"/>
      </w:r>
      <w:r w:rsidR="008818E7" w:rsidRPr="007D54EB">
        <w:rPr>
          <w:rFonts w:ascii="Arial" w:hAnsi="Arial" w:cs="Arial"/>
        </w:rPr>
        <w:t>(Bush, Kivlahan, McDonell, Fihn, &amp; Bradley, 1998)</w:t>
      </w:r>
      <w:r w:rsidR="008818E7">
        <w:rPr>
          <w:rFonts w:ascii="Arial" w:hAnsi="Arial" w:cs="Arial"/>
          <w:color w:val="000000"/>
        </w:rPr>
        <w:fldChar w:fldCharType="end"/>
      </w:r>
      <w:r w:rsidR="007D54EB">
        <w:rPr>
          <w:rFonts w:ascii="Arial" w:hAnsi="Arial" w:cs="Arial"/>
          <w:color w:val="000000"/>
        </w:rPr>
        <w:t xml:space="preserve">. For </w:t>
      </w:r>
      <w:r w:rsidR="006336C7">
        <w:rPr>
          <w:rFonts w:ascii="Arial" w:hAnsi="Arial" w:cs="Arial"/>
          <w:color w:val="000000"/>
        </w:rPr>
        <w:t xml:space="preserve">major </w:t>
      </w:r>
      <w:r w:rsidR="007D54EB">
        <w:rPr>
          <w:rFonts w:ascii="Arial" w:hAnsi="Arial" w:cs="Arial"/>
          <w:color w:val="000000"/>
        </w:rPr>
        <w:t>depression, we used the Patient Health Questionnaire-2 (PHQ-2)</w:t>
      </w:r>
      <w:r w:rsidR="005540A3">
        <w:rPr>
          <w:rFonts w:ascii="Arial" w:hAnsi="Arial" w:cs="Arial"/>
          <w:color w:val="000000"/>
        </w:rPr>
        <w:t>, a two-item scale on anhedonia and depressed mood in the previous two weeks</w:t>
      </w:r>
      <w:r w:rsidR="008818E7">
        <w:rPr>
          <w:rFonts w:ascii="Arial" w:hAnsi="Arial" w:cs="Arial"/>
          <w:color w:val="000000"/>
        </w:rPr>
        <w:t>. A</w:t>
      </w:r>
      <w:r w:rsidR="005540A3">
        <w:rPr>
          <w:rFonts w:ascii="Arial" w:hAnsi="Arial" w:cs="Arial"/>
          <w:color w:val="000000"/>
        </w:rPr>
        <w:t xml:space="preserve"> score of two or higher on the PHQ-2 indicates a positive screen</w:t>
      </w:r>
      <w:r w:rsidR="008818E7">
        <w:rPr>
          <w:rFonts w:ascii="Arial" w:hAnsi="Arial" w:cs="Arial"/>
          <w:color w:val="000000"/>
        </w:rPr>
        <w:t xml:space="preserve"> </w:t>
      </w:r>
      <w:r w:rsidR="008818E7">
        <w:rPr>
          <w:rFonts w:ascii="Arial" w:hAnsi="Arial" w:cs="Arial"/>
          <w:color w:val="000000"/>
        </w:rPr>
        <w:fldChar w:fldCharType="begin"/>
      </w:r>
      <w:r w:rsidR="008818E7">
        <w:rPr>
          <w:rFonts w:ascii="Arial" w:hAnsi="Arial" w:cs="Arial"/>
          <w:color w:val="000000"/>
        </w:rPr>
        <w:instrText xml:space="preserve"> ADDIN ZOTERO_ITEM CSL_CITATION {"citationID":"a19hemg9f9v","properties":{"formattedCitation":"(Kroenke, Spitzer, &amp; Williams, 2003)","plainCitation":"(Kroenke, Spitzer, &amp; Williams, 2003)"},"citationItems":[{"id":1116,"uris":["http://zotero.org/groups/579511/items/XDVI6P3G"],"uri":["http://zotero.org/groups/579511/items/XDVI6P3G"],"itemData":{"id":1116,"type":"article-journal","title":"The Patient Health Questionnaire-2: Validity of a Two-Item Depression Screener","container-title":"Medical Care","page":"1284-1292","volume":"41","issue":"11","source":"Journals@Ovid","abstract":"Background.  A number of self-administered questionnaires are available for assessing depression severity, including the 9-item Patient Health Questionnaire depression module (PHQ-9). Because even briefer measures might be desirable for use in busy clinical settings or as part of comprehensive health questionnaires, we evaluated a 2-item version of the PHQ depression module, the PHQ-2., Methods.  The PHQ-2 inquires about the frequency of depressed mood and anhedonia over the past 2 weeks, scoring each as 0 (\"not at all\") to 3 (\"nearly every day\"). The PHQ-2 was completed by 6000 patients in 8 primary care clinics and 7 obstetrics-gynecology clinics. Construct validity was assessed using the 20-item Short-Form General Health Survey, self-reported sick days and clinic visits, and symptom-related difficulty. Criterion validity was assessed against an independent structured mental health professional (MHP) interview in a sample of 580 patients., Results.  As PHQ-2 depression severity increased from 0 to 6, there was a substantial decrease in functional status on all 6 SF-20 subscales. Also, symptom-related difficulty, sick days, and healthcare utilization increased. Using the MHP reinterview as the criterion standard, a PHQ-2 score &gt;=3 had a sensitivity of 83% and a specificity of 92% for major depression. Likelihood ratio and receiver operator characteristic analysis identified a PHQ-2 score of 3 as the optimal cutpoint for screening purposes. Results were similar in the primary care and obstetrics-gynecology samples., Conclusion.  The construct and criterion validity of the PHQ-2 make it an attractive measure for depression screening., (C) 2003 Lippincott Williams &amp; Wilkins, Inc.","ISSN":"0025-7079","call-number":"00005650-200311000-00008","shortTitle":"The Patient Health Questionnaire-2","language":"English.","author":[{"family":"Kroenke","given":"Kurt"},{"family":"Spitzer","given":"Robert L."},{"family":"Williams","given":"Janet B. W. DSW"}],"issued":{"date-parts":[["2003",11]]}}}],"schema":"https://github.com/citation-style-language/schema/raw/master/csl-citation.json"} </w:instrText>
      </w:r>
      <w:r w:rsidR="008818E7">
        <w:rPr>
          <w:rFonts w:ascii="Arial" w:hAnsi="Arial" w:cs="Arial"/>
          <w:color w:val="000000"/>
        </w:rPr>
        <w:fldChar w:fldCharType="separate"/>
      </w:r>
      <w:r w:rsidR="008818E7" w:rsidRPr="007D54EB">
        <w:rPr>
          <w:rFonts w:ascii="Arial" w:hAnsi="Arial" w:cs="Arial"/>
        </w:rPr>
        <w:t>(Kroenke, Spitzer, &amp; Williams, 2003)</w:t>
      </w:r>
      <w:r w:rsidR="008818E7">
        <w:rPr>
          <w:rFonts w:ascii="Arial" w:hAnsi="Arial" w:cs="Arial"/>
          <w:color w:val="000000"/>
        </w:rPr>
        <w:fldChar w:fldCharType="end"/>
      </w:r>
      <w:r w:rsidR="005540A3">
        <w:rPr>
          <w:rFonts w:ascii="Arial" w:hAnsi="Arial" w:cs="Arial"/>
          <w:color w:val="000000"/>
        </w:rPr>
        <w:t xml:space="preserve">. For suicidality, we used the Depressive Symptom Inventory Suicidality Subscale (DSI-SS), a four-item scale on suicidal ideation within the past two weeks </w:t>
      </w:r>
      <w:r w:rsidR="00933B89">
        <w:rPr>
          <w:rFonts w:ascii="Arial" w:hAnsi="Arial" w:cs="Arial"/>
          <w:color w:val="000000"/>
        </w:rPr>
        <w:fldChar w:fldCharType="begin"/>
      </w:r>
      <w:r w:rsidR="005540A3">
        <w:rPr>
          <w:rFonts w:ascii="Arial" w:hAnsi="Arial" w:cs="Arial"/>
          <w:color w:val="000000"/>
        </w:rPr>
        <w:instrText xml:space="preserve"> ADDIN ZOTERO_ITEM CSL_CITATION {"citationID":"a2m0fvp0gek","properties":{"formattedCitation":"(Joiner, Pfaff, &amp; Acres, 2002)","plainCitation":"(Joiner, Pfaff, &amp; Acres, 2002)"},"citationItems":[{"id":292,"uris":["http://zotero.org/groups/579511/items/IU22FRP9"],"uri":["http://zotero.org/groups/579511/items/IU22FRP9"],"itemData":{"id":292,"type":"article-journal","title":"A brief screening tool for suicidal symptoms in adolescents and young adults in general health settings: reliability and validity data from the Australian National General Practice Youth Suicide Prevention Project","container-title":"Behaviour Research and Therapy","page":"471-481","volume":"40","issue":"4","source":"PubMed","abstract":"Using data from a nationwide project on young people in Australia aimed at assessing suicidality in general health settings, we present a brief screening tool for suicidality (the depressive symptom index suicidality subscale). Two thousand eight hundred and fifty-one (15-24 year old) patients presenting to 247 Australian general practitioners between 1996 and 1998 were assessed. In addition to the suicide screen, patients completed the general health questionnaire-12 and the Center for Epidemiological Studies depression scale. Patients' chief complaints were taken from the summary sheets completed by their general practitioners. Using inter-item correlational and factor-analytic techniques, as well as a general approach to construct validity, we show that the measure has favorable reliability and validity characteristics. We also provide results on cut-points that may facilitate its use in clinical and research settings. Because the screen is brief, easy to use, reliable, and valid, we encourage its use to combat the vexing international health problem of suicide.","ISSN":"0005-7967","note":"PMID: 12008659","shortTitle":"A brief screening tool for suicidal symptoms in adolescents and young adults in general health settings","journalAbbreviation":"Behav Res Ther","language":"eng","author":[{"family":"Joiner","given":"T. E."},{"family":"Pfaff","given":"J. J."},{"family":"Acres","given":"J. G."}],"issued":{"date-parts":[["2002",4]]}}}],"schema":"https://github.com/citation-style-language/schema/raw/master/csl-citation.json"} </w:instrText>
      </w:r>
      <w:r w:rsidR="00933B89">
        <w:rPr>
          <w:rFonts w:ascii="Arial" w:hAnsi="Arial" w:cs="Arial"/>
          <w:color w:val="000000"/>
        </w:rPr>
        <w:fldChar w:fldCharType="separate"/>
      </w:r>
      <w:r w:rsidR="005540A3" w:rsidRPr="005540A3">
        <w:rPr>
          <w:rFonts w:ascii="Arial" w:hAnsi="Arial" w:cs="Arial"/>
        </w:rPr>
        <w:t>(Joiner, Pfaff, &amp; Acres, 2002)</w:t>
      </w:r>
      <w:r w:rsidR="00933B89">
        <w:rPr>
          <w:rFonts w:ascii="Arial" w:hAnsi="Arial" w:cs="Arial"/>
          <w:color w:val="000000"/>
        </w:rPr>
        <w:fldChar w:fldCharType="end"/>
      </w:r>
      <w:r w:rsidR="008818E7">
        <w:rPr>
          <w:rFonts w:ascii="Arial" w:hAnsi="Arial" w:cs="Arial"/>
          <w:color w:val="000000"/>
        </w:rPr>
        <w:t>. A</w:t>
      </w:r>
      <w:r w:rsidR="005540A3">
        <w:rPr>
          <w:rFonts w:ascii="Arial" w:hAnsi="Arial" w:cs="Arial"/>
          <w:color w:val="000000"/>
        </w:rPr>
        <w:t xml:space="preserve"> score of two o</w:t>
      </w:r>
      <w:r w:rsidR="00077908">
        <w:rPr>
          <w:rFonts w:ascii="Arial" w:hAnsi="Arial" w:cs="Arial"/>
          <w:color w:val="000000"/>
        </w:rPr>
        <w:t>r higher on the DSI-SS indicates</w:t>
      </w:r>
      <w:r w:rsidR="005540A3">
        <w:rPr>
          <w:rFonts w:ascii="Arial" w:hAnsi="Arial" w:cs="Arial"/>
          <w:color w:val="000000"/>
        </w:rPr>
        <w:t xml:space="preserve"> a positive screen </w:t>
      </w:r>
      <w:r w:rsidR="008818E7">
        <w:rPr>
          <w:rFonts w:ascii="Arial" w:hAnsi="Arial" w:cs="Arial"/>
          <w:color w:val="000000"/>
        </w:rPr>
        <w:t>in</w:t>
      </w:r>
      <w:r w:rsidR="00077908">
        <w:rPr>
          <w:rFonts w:ascii="Arial" w:hAnsi="Arial" w:cs="Arial"/>
          <w:color w:val="000000"/>
        </w:rPr>
        <w:t xml:space="preserve"> a population-based sample </w:t>
      </w:r>
      <w:r w:rsidR="00933B89">
        <w:rPr>
          <w:rFonts w:ascii="Arial" w:hAnsi="Arial" w:cs="Arial"/>
          <w:color w:val="000000"/>
        </w:rPr>
        <w:fldChar w:fldCharType="begin"/>
      </w:r>
      <w:r w:rsidR="00077908">
        <w:rPr>
          <w:rFonts w:ascii="Arial" w:hAnsi="Arial" w:cs="Arial"/>
          <w:color w:val="000000"/>
        </w:rPr>
        <w:instrText xml:space="preserve"> ADDIN ZOTERO_ITEM CSL_CITATION {"citationID":"adoe2qpdh5","properties":{"formattedCitation":"(von Glischinski, Teismann, Prinz, Gebauer, &amp; Hirschfeld, 2016)","plainCitation":"(von Glischinski, Teismann, Prinz, Gebauer, &amp; Hirschfeld, 2016)"},"citationItems":[{"id":2649,"uris":["http://zotero.org/groups/579511/items/ESIPKYW9"],"uri":["http://zotero.org/groups/579511/items/ESIPKYW9"],"itemData":{"id":2649,"type":"article-journal","title":"Depressive Symptom Inventory Suicidality Subscale: Optimal Cut Points for Clinical and Non-Clinical Samples","container-title":"Clinical Psychology &amp; Psychotherapy","page":"543-549","volume":"23","issue":"6","source":"Wiley Online Library","abstract":"Suicide is a major cause of death in adulthood and specifically in patients suffering from mental illnesses. The Depressive Symptom Inventory Suicidality Subscale (DSI-SS) is widely used to detect and prevent suicidal ideation. The aim of the present study was to determine optimal cut points for the DSI-SS in different populations.\nWe analysed the data of one population-based sample (n = 532), one outpatient sample (n = 180) and one inpatient sample (n = 244). Internal consistency, convergent validity and optimal cut points according to receiver operating characteristics were calculated.\nIn all samples, we found excellent item-total correlations and internal consistencies for the DSI-SS. Zero-order correlations between the DSI-SS and theoretically related constructs showed positive correlation coefficients, ranging from 0.50 to 0.67. The DSI-SS differentiated well between patients with and without suicide attempts in the population-based sample, but less so in the inpatient sample and only marginally in the outpatient sample. A bootstrapping analysis showed some variability in the cut points that emerged as optimal, but there was no overlap between the different samples.\nThe specific cut points that we identified may be used to improve the diagnostic utility of the DSI-SS and the chance to detect suicidal ideation. Copyright © 2016 John Wiley &amp; Sons, Ltd.\n\n\nKey Practitioner Message\n\n\n\n\n* We developed cut points for the Depressive Symptom Inventory Suicidality Subscale, to improve the early and valid detection of suicidal ideation by this measure.\n\n* The cut points that were identified as optimal varied between the samples.\n\n* The cut points differentiated well in a non-clinical sample, but less well in outpatient and inpatient samples.","DOI":"10.1002/cpp.2007","ISSN":"1099-0879","shortTitle":"Depressive Symptom Inventory Suicidality Subscale","journalAbbreviation":"Clin. Psychol. Psychother.","language":"en","author":[{"family":"Glischinski","given":"M.","non-dropping-particle":"von"},{"family":"Teismann","given":"T."},{"family":"Prinz","given":"S."},{"family":"Gebauer","given":"J. E."},{"family":"Hirschfeld","given":"G."}],"issued":{"date-parts":[["2016",11,1]]}}}],"schema":"https://github.com/citation-style-language/schema/raw/master/csl-citation.json"} </w:instrText>
      </w:r>
      <w:r w:rsidR="00933B89">
        <w:rPr>
          <w:rFonts w:ascii="Arial" w:hAnsi="Arial" w:cs="Arial"/>
          <w:color w:val="000000"/>
        </w:rPr>
        <w:fldChar w:fldCharType="separate"/>
      </w:r>
      <w:r w:rsidR="00077908" w:rsidRPr="00077908">
        <w:rPr>
          <w:rFonts w:ascii="Arial" w:hAnsi="Arial" w:cs="Arial"/>
        </w:rPr>
        <w:t>(von Glischinski, Teismann, Prinz, Gebauer, &amp; Hirschfeld, 2016)</w:t>
      </w:r>
      <w:r w:rsidR="00933B89">
        <w:rPr>
          <w:rFonts w:ascii="Arial" w:hAnsi="Arial" w:cs="Arial"/>
          <w:color w:val="000000"/>
        </w:rPr>
        <w:fldChar w:fldCharType="end"/>
      </w:r>
      <w:r w:rsidR="008818E7">
        <w:rPr>
          <w:rFonts w:ascii="Arial" w:hAnsi="Arial" w:cs="Arial"/>
          <w:color w:val="000000"/>
        </w:rPr>
        <w:t>.</w:t>
      </w:r>
    </w:p>
    <w:p w14:paraId="6A05000C" w14:textId="77777777" w:rsidR="00A579DA" w:rsidRPr="00976F06" w:rsidRDefault="00A579DA" w:rsidP="00BB2242">
      <w:pPr>
        <w:rPr>
          <w:rFonts w:ascii="Arial" w:hAnsi="Arial" w:cs="Arial"/>
          <w:color w:val="000000"/>
        </w:rPr>
      </w:pPr>
    </w:p>
    <w:p w14:paraId="5CDFB3C2" w14:textId="77777777" w:rsidR="000A2B24" w:rsidRPr="001423D1" w:rsidRDefault="006E7B02" w:rsidP="00B921CE">
      <w:pPr>
        <w:rPr>
          <w:rFonts w:ascii="Arial" w:hAnsi="Arial" w:cs="Arial"/>
          <w:i/>
          <w:color w:val="000000"/>
        </w:rPr>
      </w:pPr>
      <w:commentRangeStart w:id="10"/>
      <w:r w:rsidRPr="001423D1">
        <w:rPr>
          <w:rFonts w:ascii="Arial" w:hAnsi="Arial" w:cs="Arial"/>
          <w:i/>
          <w:color w:val="000000"/>
        </w:rPr>
        <w:t>Statistical analysis</w:t>
      </w:r>
      <w:commentRangeEnd w:id="10"/>
      <w:r w:rsidR="001423D1">
        <w:rPr>
          <w:rStyle w:val="CommentReference"/>
          <w:vanish/>
        </w:rPr>
        <w:commentReference w:id="10"/>
      </w:r>
    </w:p>
    <w:p w14:paraId="0D000CCB" w14:textId="77777777" w:rsidR="00093A86" w:rsidRDefault="00093A86" w:rsidP="001423D1">
      <w:pPr>
        <w:rPr>
          <w:rFonts w:ascii="Arial" w:hAnsi="Arial" w:cs="Arial"/>
        </w:rPr>
      </w:pPr>
    </w:p>
    <w:p w14:paraId="55F79020" w14:textId="3D406E79" w:rsidR="00093A86" w:rsidRPr="006A53BE" w:rsidDel="00923A95" w:rsidRDefault="00093A86" w:rsidP="001423D1">
      <w:pPr>
        <w:rPr>
          <w:del w:id="11" w:author="Benjamin Chan" w:date="2017-11-22T11:09:00Z"/>
          <w:rFonts w:ascii="Arial" w:hAnsi="Arial" w:cs="Arial"/>
          <w:highlight w:val="yellow"/>
        </w:rPr>
      </w:pPr>
      <w:del w:id="12" w:author="Benjamin Chan" w:date="2017-11-22T11:09:00Z">
        <w:r w:rsidRPr="006A53BE" w:rsidDel="00923A95">
          <w:rPr>
            <w:rFonts w:ascii="Arial" w:hAnsi="Arial" w:cs="Arial"/>
            <w:color w:val="000000"/>
            <w:highlight w:val="yellow"/>
          </w:rPr>
          <w:delText>Participants were treated as not enrolled in VA health care if they responded “no”</w:delText>
        </w:r>
        <w:r w:rsidR="009B4F5D" w:rsidRPr="006A53BE" w:rsidDel="00923A95">
          <w:rPr>
            <w:rFonts w:ascii="Arial" w:hAnsi="Arial" w:cs="Arial"/>
            <w:color w:val="000000"/>
            <w:highlight w:val="yellow"/>
          </w:rPr>
          <w:delText xml:space="preserve"> or “don’t know”</w:delText>
        </w:r>
        <w:r w:rsidRPr="006A53BE" w:rsidDel="00923A95">
          <w:rPr>
            <w:rFonts w:ascii="Arial" w:hAnsi="Arial" w:cs="Arial"/>
            <w:color w:val="000000"/>
            <w:highlight w:val="yellow"/>
          </w:rPr>
          <w:delText xml:space="preserve"> to the item about enrollment in the VA. Participants were treated as not using VA health care in the last year if they were </w:delText>
        </w:r>
        <w:r w:rsidR="009B4F5D" w:rsidRPr="006A53BE" w:rsidDel="00923A95">
          <w:rPr>
            <w:rFonts w:ascii="Arial" w:hAnsi="Arial" w:cs="Arial"/>
            <w:color w:val="000000"/>
            <w:highlight w:val="yellow"/>
          </w:rPr>
          <w:delText>responded FILL IN</w:delText>
        </w:r>
        <w:r w:rsidRPr="006A53BE" w:rsidDel="00923A95">
          <w:rPr>
            <w:rFonts w:ascii="Arial" w:hAnsi="Arial" w:cs="Arial"/>
            <w:color w:val="000000"/>
            <w:highlight w:val="yellow"/>
          </w:rPr>
          <w:delText xml:space="preserve"> </w:delText>
        </w:r>
        <w:r w:rsidR="009B4F5D" w:rsidRPr="006A53BE" w:rsidDel="00923A95">
          <w:rPr>
            <w:rFonts w:ascii="Arial" w:hAnsi="Arial" w:cs="Arial"/>
            <w:color w:val="000000"/>
            <w:highlight w:val="yellow"/>
          </w:rPr>
          <w:delText>…</w:delText>
        </w:r>
        <w:r w:rsidRPr="006A53BE" w:rsidDel="00923A95">
          <w:rPr>
            <w:rFonts w:ascii="Arial" w:hAnsi="Arial" w:cs="Arial"/>
            <w:color w:val="000000"/>
            <w:highlight w:val="yellow"/>
          </w:rPr>
          <w:delText>.</w:delText>
        </w:r>
      </w:del>
    </w:p>
    <w:p w14:paraId="1561074D" w14:textId="4916554F" w:rsidR="00093A86" w:rsidRPr="006A53BE" w:rsidDel="00923A95" w:rsidRDefault="00093A86" w:rsidP="00093A86">
      <w:pPr>
        <w:rPr>
          <w:del w:id="13" w:author="Benjamin Chan" w:date="2017-11-22T11:09:00Z"/>
          <w:rFonts w:ascii="Arial" w:hAnsi="Arial" w:cs="Arial"/>
          <w:color w:val="000000"/>
          <w:highlight w:val="yellow"/>
          <w:u w:val="single"/>
        </w:rPr>
      </w:pPr>
      <w:del w:id="14" w:author="Benjamin Chan" w:date="2017-11-22T11:09:00Z">
        <w:r w:rsidRPr="006A53BE" w:rsidDel="00923A95">
          <w:rPr>
            <w:rFonts w:ascii="Arial" w:hAnsi="Arial" w:cs="Arial"/>
            <w:highlight w:val="yellow"/>
          </w:rPr>
          <w:delText>Demographic variables were compared by ad text and image for participants in the analytic sample using Pearson’s chi-square test, or ANOVA for age.</w:delText>
        </w:r>
      </w:del>
    </w:p>
    <w:p w14:paraId="2458E448" w14:textId="0B25C260" w:rsidR="00237374" w:rsidRPr="001423D1" w:rsidRDefault="001E1A2B" w:rsidP="001423D1">
      <w:pPr>
        <w:rPr>
          <w:rFonts w:ascii="Arial" w:hAnsi="Arial" w:cs="Arial"/>
        </w:rPr>
      </w:pPr>
      <w:del w:id="15" w:author="Benjamin Chan" w:date="2017-11-22T11:09:00Z">
        <w:r w:rsidRPr="006A53BE" w:rsidDel="00923A95">
          <w:rPr>
            <w:rFonts w:ascii="Arial" w:hAnsi="Arial" w:cs="Arial"/>
            <w:highlight w:val="yellow"/>
          </w:rPr>
          <w:delText>Negative binomial models incorporating the full factorial design were used to compare image and headline main effects and interactions on each outcome.</w:delText>
        </w:r>
      </w:del>
      <w:ins w:id="16" w:author="Benjamin Chan" w:date="2017-11-22T10:12:00Z">
        <w:r w:rsidR="00237374">
          <w:rPr>
            <w:rFonts w:ascii="Arial" w:hAnsi="Arial" w:cs="Arial"/>
          </w:rPr>
          <w:t xml:space="preserve">Participants were defined as not enrolled in VA health care if their response to the question </w:t>
        </w:r>
      </w:ins>
      <w:ins w:id="17" w:author="Benjamin Chan" w:date="2017-11-22T10:14:00Z">
        <w:r w:rsidR="00237374">
          <w:rPr>
            <w:rFonts w:ascii="Arial" w:hAnsi="Arial" w:cs="Arial"/>
          </w:rPr>
          <w:t>“</w:t>
        </w:r>
        <w:r w:rsidR="00237374" w:rsidRPr="00237374">
          <w:rPr>
            <w:rFonts w:ascii="Arial" w:hAnsi="Arial" w:cs="Arial"/>
          </w:rPr>
          <w:t>Have you ever been enrolled in VA health care?</w:t>
        </w:r>
        <w:r w:rsidR="00237374">
          <w:rPr>
            <w:rFonts w:ascii="Arial" w:hAnsi="Arial" w:cs="Arial"/>
          </w:rPr>
          <w:t>” was “No” or “Don’t know”. Participants were defined as have not used VA health care in the last year if</w:t>
        </w:r>
      </w:ins>
      <w:ins w:id="18" w:author="Benjamin Chan" w:date="2017-11-22T10:15:00Z">
        <w:r w:rsidR="00237374">
          <w:rPr>
            <w:rFonts w:ascii="Arial" w:hAnsi="Arial" w:cs="Arial"/>
          </w:rPr>
          <w:t xml:space="preserve"> </w:t>
        </w:r>
        <w:r w:rsidR="00237374">
          <w:rPr>
            <w:rFonts w:ascii="Arial" w:hAnsi="Arial" w:cs="Arial"/>
          </w:rPr>
          <w:t>their response to the question</w:t>
        </w:r>
        <w:r w:rsidR="00237374">
          <w:rPr>
            <w:rFonts w:ascii="Arial" w:hAnsi="Arial" w:cs="Arial"/>
          </w:rPr>
          <w:t xml:space="preserve"> “</w:t>
        </w:r>
        <w:r w:rsidR="00237374" w:rsidRPr="00237374">
          <w:rPr>
            <w:rFonts w:ascii="Arial" w:hAnsi="Arial" w:cs="Arial"/>
          </w:rPr>
          <w:t>In the past 12 months, did you use any VA health care services?</w:t>
        </w:r>
        <w:r w:rsidR="00237374">
          <w:rPr>
            <w:rFonts w:ascii="Arial" w:hAnsi="Arial" w:cs="Arial"/>
          </w:rPr>
          <w:t xml:space="preserve">” was </w:t>
        </w:r>
      </w:ins>
      <w:ins w:id="19" w:author="Benjamin Chan" w:date="2017-11-22T10:16:00Z">
        <w:r w:rsidR="00237374">
          <w:rPr>
            <w:rFonts w:ascii="Arial" w:hAnsi="Arial" w:cs="Arial"/>
          </w:rPr>
          <w:t>“No” or “Don’t know”</w:t>
        </w:r>
        <w:r w:rsidR="00237374">
          <w:rPr>
            <w:rFonts w:ascii="Arial" w:hAnsi="Arial" w:cs="Arial"/>
          </w:rPr>
          <w:t xml:space="preserve"> or if they were classified as not enrolled in VA health care.</w:t>
        </w:r>
      </w:ins>
      <w:ins w:id="20" w:author="Benjamin Chan" w:date="2017-11-22T11:01:00Z">
        <w:r w:rsidR="00D80AF5">
          <w:rPr>
            <w:rFonts w:ascii="Arial" w:hAnsi="Arial" w:cs="Arial"/>
          </w:rPr>
          <w:t xml:space="preserve"> </w:t>
        </w:r>
        <w:commentRangeStart w:id="21"/>
        <w:r w:rsidR="00D80AF5" w:rsidRPr="00D80AF5">
          <w:rPr>
            <w:rFonts w:ascii="Arial" w:hAnsi="Arial" w:cs="Arial"/>
          </w:rPr>
          <w:t>Demographic variables were compared by ad text and image for participants in the analytic sample using Pearson’s chi-square test, or ANOVA for age.</w:t>
        </w:r>
      </w:ins>
      <w:ins w:id="22" w:author="Benjamin Chan" w:date="2017-11-22T11:02:00Z">
        <w:r w:rsidR="00D80AF5">
          <w:rPr>
            <w:rFonts w:ascii="Arial" w:hAnsi="Arial" w:cs="Arial"/>
          </w:rPr>
          <w:t xml:space="preserve"> </w:t>
        </w:r>
      </w:ins>
      <w:commentRangeEnd w:id="21"/>
      <w:ins w:id="23" w:author="Benjamin Chan" w:date="2017-11-22T11:09:00Z">
        <w:r w:rsidR="00923A95">
          <w:rPr>
            <w:rStyle w:val="CommentReference"/>
          </w:rPr>
          <w:commentReference w:id="21"/>
        </w:r>
      </w:ins>
      <w:ins w:id="24" w:author="Benjamin Chan" w:date="2017-11-22T11:03:00Z">
        <w:r w:rsidR="00D80AF5">
          <w:rPr>
            <w:rFonts w:ascii="Arial" w:hAnsi="Arial" w:cs="Arial"/>
          </w:rPr>
          <w:t xml:space="preserve">All outcomes were modeled as negative binomial counts. Image, headline, and the interaction were included as independent factors. </w:t>
        </w:r>
      </w:ins>
      <w:commentRangeStart w:id="25"/>
      <w:ins w:id="26" w:author="Benjamin Chan" w:date="2017-11-22T11:07:00Z">
        <w:r w:rsidR="00D80AF5">
          <w:rPr>
            <w:rFonts w:ascii="Arial" w:hAnsi="Arial" w:cs="Arial"/>
          </w:rPr>
          <w:t>The model for clicks and CTR included an offset for the number of impressions</w:t>
        </w:r>
      </w:ins>
      <w:ins w:id="27" w:author="Benjamin Chan" w:date="2017-11-22T11:08:00Z">
        <w:r w:rsidR="00D80AF5">
          <w:rPr>
            <w:rFonts w:ascii="Arial" w:hAnsi="Arial" w:cs="Arial"/>
          </w:rPr>
          <w:t>; t</w:t>
        </w:r>
      </w:ins>
      <w:ins w:id="28" w:author="Benjamin Chan" w:date="2017-11-22T11:07:00Z">
        <w:r w:rsidR="00D80AF5">
          <w:rPr>
            <w:rFonts w:ascii="Arial" w:hAnsi="Arial" w:cs="Arial"/>
          </w:rPr>
          <w:t xml:space="preserve">he model for reactions included an offset for </w:t>
        </w:r>
      </w:ins>
      <w:ins w:id="29" w:author="Benjamin Chan" w:date="2017-11-22T11:08:00Z">
        <w:r w:rsidR="00D80AF5">
          <w:rPr>
            <w:rFonts w:ascii="Arial" w:hAnsi="Arial" w:cs="Arial"/>
          </w:rPr>
          <w:t>the number of clicks.</w:t>
        </w:r>
      </w:ins>
      <w:commentRangeEnd w:id="25"/>
      <w:ins w:id="30" w:author="Benjamin Chan" w:date="2017-11-22T11:59:00Z">
        <w:r w:rsidR="003468E8">
          <w:rPr>
            <w:rStyle w:val="CommentReference"/>
          </w:rPr>
          <w:commentReference w:id="25"/>
        </w:r>
      </w:ins>
    </w:p>
    <w:p w14:paraId="306D9449" w14:textId="77777777" w:rsidR="00576067" w:rsidRDefault="00576067" w:rsidP="00B921CE">
      <w:pPr>
        <w:rPr>
          <w:rFonts w:ascii="Arial" w:hAnsi="Arial" w:cs="Arial"/>
          <w:color w:val="000000"/>
          <w:u w:val="single"/>
        </w:rPr>
      </w:pPr>
    </w:p>
    <w:p w14:paraId="76DE8F2E" w14:textId="77777777" w:rsidR="0072762C" w:rsidRPr="0058250F" w:rsidRDefault="00CB0126" w:rsidP="00B921CE">
      <w:pPr>
        <w:rPr>
          <w:rFonts w:ascii="Arial" w:hAnsi="Arial" w:cs="Arial"/>
          <w:b/>
          <w:color w:val="000000"/>
          <w:u w:val="single"/>
        </w:rPr>
      </w:pPr>
      <w:r w:rsidRPr="0058250F">
        <w:rPr>
          <w:rFonts w:ascii="Arial" w:hAnsi="Arial" w:cs="Arial"/>
          <w:b/>
          <w:color w:val="000000"/>
          <w:u w:val="single"/>
        </w:rPr>
        <w:lastRenderedPageBreak/>
        <w:t>Results</w:t>
      </w:r>
    </w:p>
    <w:p w14:paraId="5327CFAC" w14:textId="77777777" w:rsidR="00BD6CB1" w:rsidRPr="00886C3F" w:rsidRDefault="00BD6CB1" w:rsidP="00BD6CB1">
      <w:pPr>
        <w:rPr>
          <w:rFonts w:ascii="Arial" w:hAnsi="Arial" w:cs="Arial"/>
          <w:i/>
          <w:color w:val="000000"/>
        </w:rPr>
      </w:pPr>
      <w:r>
        <w:rPr>
          <w:rFonts w:ascii="Arial" w:hAnsi="Arial" w:cs="Arial"/>
          <w:i/>
          <w:color w:val="000000"/>
        </w:rPr>
        <w:t xml:space="preserve">Overall Ad Campaign </w:t>
      </w:r>
    </w:p>
    <w:p w14:paraId="3956CBFB" w14:textId="77777777" w:rsidR="00BD6CB1" w:rsidRPr="00886C3F" w:rsidRDefault="00BD6CB1" w:rsidP="00BD6CB1">
      <w:pPr>
        <w:rPr>
          <w:rFonts w:ascii="Arial" w:hAnsi="Arial" w:cs="Arial"/>
          <w:color w:val="000000"/>
        </w:rPr>
      </w:pPr>
      <w:r w:rsidRPr="00886C3F">
        <w:rPr>
          <w:rFonts w:ascii="Arial" w:hAnsi="Arial" w:cs="Arial"/>
          <w:color w:val="000000"/>
        </w:rPr>
        <w:t>Over the 45 days of the advertising campaign</w:t>
      </w:r>
      <w:r w:rsidR="0009654B">
        <w:rPr>
          <w:rFonts w:ascii="Arial" w:hAnsi="Arial" w:cs="Arial"/>
          <w:color w:val="000000"/>
        </w:rPr>
        <w:t xml:space="preserve"> (</w:t>
      </w:r>
      <w:r w:rsidR="0009654B" w:rsidRPr="00B2027F">
        <w:rPr>
          <w:rFonts w:ascii="Arial" w:hAnsi="Arial" w:cs="Arial"/>
          <w:b/>
          <w:color w:val="000000"/>
        </w:rPr>
        <w:t xml:space="preserve">Figure </w:t>
      </w:r>
      <w:r w:rsidR="007B79D0">
        <w:rPr>
          <w:rFonts w:ascii="Arial" w:hAnsi="Arial" w:cs="Arial"/>
          <w:b/>
          <w:color w:val="000000"/>
        </w:rPr>
        <w:t>2</w:t>
      </w:r>
      <w:r w:rsidR="0009654B">
        <w:rPr>
          <w:rFonts w:ascii="Arial" w:hAnsi="Arial" w:cs="Arial"/>
          <w:color w:val="000000"/>
        </w:rPr>
        <w:t>)</w:t>
      </w:r>
      <w:r w:rsidRPr="00886C3F">
        <w:rPr>
          <w:rFonts w:ascii="Arial" w:hAnsi="Arial" w:cs="Arial"/>
          <w:color w:val="000000"/>
        </w:rPr>
        <w:t xml:space="preserve">, the Facebook ads produced 827,918 </w:t>
      </w:r>
      <w:r w:rsidRPr="00792A11">
        <w:rPr>
          <w:rFonts w:ascii="Arial" w:hAnsi="Arial" w:cs="Arial"/>
          <w:color w:val="000000"/>
        </w:rPr>
        <w:t>impressions</w:t>
      </w:r>
      <w:r w:rsidRPr="00886C3F">
        <w:rPr>
          <w:rFonts w:ascii="Arial" w:hAnsi="Arial" w:cs="Arial"/>
          <w:color w:val="000000"/>
        </w:rPr>
        <w:t xml:space="preserve"> </w:t>
      </w:r>
      <w:r>
        <w:rPr>
          <w:rFonts w:ascii="Arial" w:hAnsi="Arial" w:cs="Arial"/>
          <w:color w:val="000000"/>
        </w:rPr>
        <w:t xml:space="preserve">(with each Facebook user </w:t>
      </w:r>
      <w:r w:rsidR="00792A11">
        <w:rPr>
          <w:rFonts w:ascii="Arial" w:hAnsi="Arial" w:cs="Arial"/>
          <w:color w:val="000000"/>
        </w:rPr>
        <w:t>who saw any ad receiving an average of 2.04 impressions</w:t>
      </w:r>
      <w:r>
        <w:rPr>
          <w:rFonts w:ascii="Arial" w:hAnsi="Arial" w:cs="Arial"/>
          <w:color w:val="000000"/>
        </w:rPr>
        <w:t xml:space="preserve">) </w:t>
      </w:r>
      <w:r w:rsidRPr="00886C3F">
        <w:rPr>
          <w:rFonts w:ascii="Arial" w:hAnsi="Arial" w:cs="Arial"/>
          <w:color w:val="000000"/>
        </w:rPr>
        <w:t xml:space="preserve">and </w:t>
      </w:r>
      <w:r w:rsidR="005718C8" w:rsidRPr="00886C3F">
        <w:rPr>
          <w:rFonts w:ascii="Arial" w:hAnsi="Arial" w:cs="Arial"/>
          <w:color w:val="000000"/>
        </w:rPr>
        <w:t xml:space="preserve">9,527 </w:t>
      </w:r>
      <w:r w:rsidR="005718C8" w:rsidRPr="00792A11">
        <w:rPr>
          <w:rFonts w:ascii="Arial" w:hAnsi="Arial" w:cs="Arial"/>
          <w:color w:val="000000"/>
        </w:rPr>
        <w:t>clicks</w:t>
      </w:r>
      <w:r w:rsidRPr="00886C3F">
        <w:rPr>
          <w:rFonts w:ascii="Arial" w:hAnsi="Arial" w:cs="Arial"/>
          <w:color w:val="000000"/>
        </w:rPr>
        <w:t xml:space="preserve"> (</w:t>
      </w:r>
      <w:r w:rsidR="00580515" w:rsidRPr="00792A11">
        <w:rPr>
          <w:rFonts w:ascii="Arial" w:hAnsi="Arial" w:cs="Arial"/>
          <w:color w:val="000000"/>
        </w:rPr>
        <w:t>click-through</w:t>
      </w:r>
      <w:r w:rsidR="00580515">
        <w:rPr>
          <w:rFonts w:ascii="Arial" w:hAnsi="Arial" w:cs="Arial"/>
          <w:color w:val="000000"/>
        </w:rPr>
        <w:t xml:space="preserve"> rate</w:t>
      </w:r>
      <w:r w:rsidR="006336C7">
        <w:rPr>
          <w:rFonts w:ascii="Arial" w:hAnsi="Arial" w:cs="Arial"/>
          <w:color w:val="000000"/>
        </w:rPr>
        <w:t xml:space="preserve"> </w:t>
      </w:r>
      <w:r w:rsidR="00126929">
        <w:rPr>
          <w:rFonts w:ascii="Arial" w:hAnsi="Arial" w:cs="Arial"/>
          <w:color w:val="000000"/>
        </w:rPr>
        <w:t>1.20%).</w:t>
      </w:r>
      <w:r w:rsidRPr="00886C3F">
        <w:rPr>
          <w:rFonts w:ascii="Arial" w:hAnsi="Arial" w:cs="Arial"/>
          <w:color w:val="000000"/>
        </w:rPr>
        <w:t>There were 1,329 complete responses to the eligibility screener</w:t>
      </w:r>
      <w:r w:rsidR="00126929">
        <w:rPr>
          <w:rFonts w:ascii="Arial" w:hAnsi="Arial" w:cs="Arial"/>
          <w:color w:val="000000"/>
        </w:rPr>
        <w:t>, of which</w:t>
      </w:r>
      <w:r>
        <w:rPr>
          <w:rFonts w:ascii="Arial" w:hAnsi="Arial" w:cs="Arial"/>
          <w:color w:val="000000"/>
        </w:rPr>
        <w:t xml:space="preserve"> </w:t>
      </w:r>
      <w:r w:rsidRPr="00886C3F">
        <w:rPr>
          <w:rFonts w:ascii="Arial" w:hAnsi="Arial" w:cs="Arial"/>
          <w:color w:val="000000"/>
        </w:rPr>
        <w:t xml:space="preserve">711 met </w:t>
      </w:r>
      <w:r w:rsidRPr="006336C7">
        <w:rPr>
          <w:rFonts w:ascii="Arial" w:hAnsi="Arial" w:cs="Arial"/>
          <w:color w:val="000000"/>
        </w:rPr>
        <w:t>eligibility criteria</w:t>
      </w:r>
      <w:r w:rsidRPr="00886C3F">
        <w:rPr>
          <w:rFonts w:ascii="Arial" w:hAnsi="Arial" w:cs="Arial"/>
          <w:color w:val="000000"/>
        </w:rPr>
        <w:t xml:space="preserve">, and 605 </w:t>
      </w:r>
      <w:r w:rsidR="00126929">
        <w:rPr>
          <w:rFonts w:ascii="Arial" w:hAnsi="Arial" w:cs="Arial"/>
          <w:color w:val="000000"/>
        </w:rPr>
        <w:t>completions of</w:t>
      </w:r>
      <w:r w:rsidRPr="00886C3F">
        <w:rPr>
          <w:rFonts w:ascii="Arial" w:hAnsi="Arial" w:cs="Arial"/>
          <w:color w:val="000000"/>
        </w:rPr>
        <w:t xml:space="preserve"> the online survey (85% response rate). Eighteen responses were excluded from analysis based on quality control measures (</w:t>
      </w:r>
      <w:r>
        <w:rPr>
          <w:rFonts w:ascii="Arial" w:hAnsi="Arial" w:cs="Arial"/>
          <w:color w:val="000000"/>
        </w:rPr>
        <w:t>10</w:t>
      </w:r>
      <w:r w:rsidR="00126929">
        <w:rPr>
          <w:rFonts w:ascii="Arial" w:hAnsi="Arial" w:cs="Arial"/>
          <w:color w:val="000000"/>
        </w:rPr>
        <w:t xml:space="preserve"> took less than 5 minutes, two</w:t>
      </w:r>
      <w:r w:rsidRPr="00886C3F">
        <w:rPr>
          <w:rFonts w:ascii="Arial" w:hAnsi="Arial" w:cs="Arial"/>
          <w:color w:val="000000"/>
        </w:rPr>
        <w:t xml:space="preserve"> </w:t>
      </w:r>
      <w:r w:rsidR="006336C7">
        <w:rPr>
          <w:rFonts w:ascii="Arial" w:hAnsi="Arial" w:cs="Arial"/>
          <w:color w:val="000000"/>
        </w:rPr>
        <w:t xml:space="preserve">claimed nonexistent pay grades, </w:t>
      </w:r>
      <w:r w:rsidR="00126929">
        <w:rPr>
          <w:rFonts w:ascii="Arial" w:hAnsi="Arial" w:cs="Arial"/>
          <w:color w:val="000000"/>
        </w:rPr>
        <w:t>and six</w:t>
      </w:r>
      <w:r w:rsidRPr="00886C3F">
        <w:rPr>
          <w:rFonts w:ascii="Arial" w:hAnsi="Arial" w:cs="Arial"/>
          <w:color w:val="000000"/>
        </w:rPr>
        <w:t xml:space="preserve"> were duplicate responses), which left a </w:t>
      </w:r>
      <w:r>
        <w:rPr>
          <w:rFonts w:ascii="Arial" w:hAnsi="Arial" w:cs="Arial"/>
          <w:color w:val="000000"/>
        </w:rPr>
        <w:t xml:space="preserve">final </w:t>
      </w:r>
      <w:r w:rsidRPr="00886C3F">
        <w:rPr>
          <w:rFonts w:ascii="Arial" w:hAnsi="Arial" w:cs="Arial"/>
          <w:color w:val="000000"/>
        </w:rPr>
        <w:t>sample of 587.</w:t>
      </w:r>
      <w:r w:rsidR="00126929">
        <w:rPr>
          <w:rFonts w:ascii="Arial" w:hAnsi="Arial" w:cs="Arial"/>
          <w:color w:val="000000"/>
        </w:rPr>
        <w:t xml:space="preserve"> </w:t>
      </w:r>
      <w:r w:rsidR="00126929" w:rsidRPr="00886C3F">
        <w:rPr>
          <w:rFonts w:ascii="Arial" w:hAnsi="Arial" w:cs="Arial"/>
          <w:color w:val="000000"/>
        </w:rPr>
        <w:t xml:space="preserve">Total ad expenditure was $11,427, yielding an average cost </w:t>
      </w:r>
      <w:r w:rsidR="006336C7">
        <w:rPr>
          <w:rFonts w:ascii="Arial" w:hAnsi="Arial" w:cs="Arial"/>
          <w:color w:val="000000"/>
        </w:rPr>
        <w:t>per analyzed</w:t>
      </w:r>
      <w:r w:rsidR="00126929">
        <w:rPr>
          <w:rFonts w:ascii="Arial" w:hAnsi="Arial" w:cs="Arial"/>
          <w:color w:val="000000"/>
        </w:rPr>
        <w:t xml:space="preserve"> survey of $19.47.</w:t>
      </w:r>
    </w:p>
    <w:p w14:paraId="51DC357F" w14:textId="77777777" w:rsidR="00BD6CB1" w:rsidRPr="00886C3F" w:rsidRDefault="00BD6CB1" w:rsidP="00BD6CB1">
      <w:pPr>
        <w:rPr>
          <w:rFonts w:ascii="Arial" w:hAnsi="Arial" w:cs="Arial"/>
          <w:color w:val="000000"/>
        </w:rPr>
      </w:pPr>
    </w:p>
    <w:p w14:paraId="07FD36C3" w14:textId="77777777" w:rsidR="00377535" w:rsidRPr="00886C3F" w:rsidRDefault="00EA41CF" w:rsidP="00377535">
      <w:pPr>
        <w:rPr>
          <w:rFonts w:ascii="Arial" w:hAnsi="Arial" w:cs="Arial"/>
          <w:i/>
          <w:color w:val="000000"/>
        </w:rPr>
      </w:pPr>
      <w:r w:rsidRPr="006336C7">
        <w:rPr>
          <w:rFonts w:ascii="Arial" w:hAnsi="Arial" w:cs="Arial"/>
          <w:i/>
          <w:color w:val="000000"/>
        </w:rPr>
        <w:t>Characteristics</w:t>
      </w:r>
      <w:r>
        <w:rPr>
          <w:rFonts w:ascii="Arial" w:hAnsi="Arial" w:cs="Arial"/>
          <w:i/>
          <w:color w:val="000000"/>
        </w:rPr>
        <w:t xml:space="preserve"> of the Sample </w:t>
      </w:r>
    </w:p>
    <w:p w14:paraId="182A805A" w14:textId="77777777" w:rsidR="00BD6CB1" w:rsidRDefault="00BD6CB1" w:rsidP="00377535">
      <w:pPr>
        <w:rPr>
          <w:rFonts w:ascii="Arial" w:hAnsi="Arial" w:cs="Arial"/>
        </w:rPr>
      </w:pPr>
      <w:r>
        <w:rPr>
          <w:rFonts w:ascii="Arial" w:hAnsi="Arial" w:cs="Arial"/>
        </w:rPr>
        <w:t>Characteristics of survey p</w:t>
      </w:r>
      <w:r w:rsidR="00377535" w:rsidRPr="00886C3F">
        <w:rPr>
          <w:rFonts w:ascii="Arial" w:hAnsi="Arial" w:cs="Arial"/>
        </w:rPr>
        <w:t xml:space="preserve">articipants </w:t>
      </w:r>
      <w:r>
        <w:rPr>
          <w:rFonts w:ascii="Arial" w:hAnsi="Arial" w:cs="Arial"/>
        </w:rPr>
        <w:t xml:space="preserve">are described in </w:t>
      </w:r>
      <w:r w:rsidRPr="00B2027F">
        <w:rPr>
          <w:rFonts w:ascii="Arial" w:hAnsi="Arial" w:cs="Arial"/>
          <w:b/>
        </w:rPr>
        <w:t>Table 1</w:t>
      </w:r>
      <w:r>
        <w:rPr>
          <w:rFonts w:ascii="Arial" w:hAnsi="Arial" w:cs="Arial"/>
        </w:rPr>
        <w:t xml:space="preserve">. </w:t>
      </w:r>
      <w:r w:rsidR="00332EBE">
        <w:rPr>
          <w:rFonts w:ascii="Arial" w:hAnsi="Arial" w:cs="Arial"/>
        </w:rPr>
        <w:t>Their</w:t>
      </w:r>
      <w:r w:rsidR="00A579DA">
        <w:rPr>
          <w:rFonts w:ascii="Arial" w:hAnsi="Arial" w:cs="Arial"/>
        </w:rPr>
        <w:t xml:space="preserve"> mean age was</w:t>
      </w:r>
      <w:r w:rsidR="000C4A94">
        <w:rPr>
          <w:rFonts w:ascii="Arial" w:hAnsi="Arial" w:cs="Arial"/>
        </w:rPr>
        <w:t xml:space="preserve"> 40 years. Eighty-one percent</w:t>
      </w:r>
      <w:r w:rsidR="00377535" w:rsidRPr="00886C3F">
        <w:rPr>
          <w:rFonts w:ascii="Arial" w:hAnsi="Arial" w:cs="Arial"/>
        </w:rPr>
        <w:t xml:space="preserve"> were male</w:t>
      </w:r>
      <w:r w:rsidR="00A579DA">
        <w:rPr>
          <w:rFonts w:ascii="Arial" w:hAnsi="Arial" w:cs="Arial"/>
        </w:rPr>
        <w:t>,</w:t>
      </w:r>
      <w:r w:rsidR="00377535" w:rsidRPr="00886C3F">
        <w:rPr>
          <w:rFonts w:ascii="Arial" w:hAnsi="Arial" w:cs="Arial"/>
        </w:rPr>
        <w:t xml:space="preserve"> and </w:t>
      </w:r>
      <w:r w:rsidR="000C4A94">
        <w:rPr>
          <w:rFonts w:ascii="Arial" w:hAnsi="Arial" w:cs="Arial"/>
        </w:rPr>
        <w:t>81%</w:t>
      </w:r>
      <w:r w:rsidR="00377535" w:rsidRPr="00886C3F">
        <w:rPr>
          <w:rFonts w:ascii="Arial" w:hAnsi="Arial" w:cs="Arial"/>
        </w:rPr>
        <w:t xml:space="preserve"> were</w:t>
      </w:r>
      <w:r w:rsidR="000C4A94">
        <w:rPr>
          <w:rFonts w:ascii="Arial" w:hAnsi="Arial" w:cs="Arial"/>
        </w:rPr>
        <w:t xml:space="preserve"> </w:t>
      </w:r>
      <w:r w:rsidR="000C4A94" w:rsidRPr="00C67197">
        <w:rPr>
          <w:rFonts w:ascii="Arial" w:hAnsi="Arial" w:cs="Arial"/>
        </w:rPr>
        <w:t>white and non-Hispanic</w:t>
      </w:r>
      <w:r w:rsidR="000C4A94">
        <w:rPr>
          <w:rFonts w:ascii="Arial" w:hAnsi="Arial" w:cs="Arial"/>
        </w:rPr>
        <w:t>. Sixty-one percent</w:t>
      </w:r>
      <w:r w:rsidR="00377535" w:rsidRPr="00886C3F">
        <w:rPr>
          <w:rFonts w:ascii="Arial" w:hAnsi="Arial" w:cs="Arial"/>
        </w:rPr>
        <w:t xml:space="preserve"> of participants had</w:t>
      </w:r>
      <w:r w:rsidR="000C4A94">
        <w:rPr>
          <w:rFonts w:ascii="Arial" w:hAnsi="Arial" w:cs="Arial"/>
        </w:rPr>
        <w:t xml:space="preserve"> served only in the </w:t>
      </w:r>
      <w:r>
        <w:rPr>
          <w:rFonts w:ascii="Arial" w:hAnsi="Arial" w:cs="Arial"/>
        </w:rPr>
        <w:t>Iraq and Afghanistan</w:t>
      </w:r>
      <w:r w:rsidR="000C4A94">
        <w:rPr>
          <w:rFonts w:ascii="Arial" w:hAnsi="Arial" w:cs="Arial"/>
        </w:rPr>
        <w:t xml:space="preserve"> era, and </w:t>
      </w:r>
      <w:r w:rsidR="00377535" w:rsidRPr="00886C3F">
        <w:rPr>
          <w:rFonts w:ascii="Arial" w:hAnsi="Arial" w:cs="Arial"/>
        </w:rPr>
        <w:t xml:space="preserve">73% had been deployed in support of OEF-OIF. </w:t>
      </w:r>
      <w:r w:rsidR="00EA41CF">
        <w:rPr>
          <w:rFonts w:ascii="Arial" w:hAnsi="Arial" w:cs="Arial"/>
        </w:rPr>
        <w:t>Forty-nine percent served in the Army.</w:t>
      </w:r>
    </w:p>
    <w:p w14:paraId="318AC84D" w14:textId="77777777" w:rsidR="00BD6CB1" w:rsidRDefault="00BD6CB1" w:rsidP="00377535">
      <w:pPr>
        <w:rPr>
          <w:rFonts w:ascii="Arial" w:hAnsi="Arial" w:cs="Arial"/>
        </w:rPr>
      </w:pPr>
    </w:p>
    <w:p w14:paraId="3432F004" w14:textId="7000867F" w:rsidR="00BD6CB1" w:rsidRDefault="00BD6CB1" w:rsidP="00BD6CB1">
      <w:pPr>
        <w:rPr>
          <w:rFonts w:ascii="Arial" w:hAnsi="Arial" w:cs="Arial"/>
          <w:color w:val="000000"/>
        </w:rPr>
      </w:pPr>
      <w:r w:rsidRPr="009A4A19">
        <w:rPr>
          <w:rFonts w:ascii="Arial" w:hAnsi="Arial" w:cs="Arial"/>
          <w:color w:val="000000"/>
          <w:highlight w:val="yellow"/>
        </w:rPr>
        <w:t xml:space="preserve">One hundred </w:t>
      </w:r>
      <w:del w:id="31" w:author="Benjamin Chan" w:date="2017-11-22T11:57:00Z">
        <w:r w:rsidRPr="009A4A19" w:rsidDel="00762F1F">
          <w:rPr>
            <w:rFonts w:ascii="Arial" w:hAnsi="Arial" w:cs="Arial"/>
            <w:color w:val="000000"/>
            <w:highlight w:val="yellow"/>
          </w:rPr>
          <w:delText>fifty-five</w:delText>
        </w:r>
      </w:del>
      <w:ins w:id="32" w:author="Benjamin Chan" w:date="2017-11-22T11:57:00Z">
        <w:r w:rsidR="00762F1F">
          <w:rPr>
            <w:rFonts w:ascii="Arial" w:hAnsi="Arial" w:cs="Arial"/>
            <w:color w:val="000000"/>
            <w:highlight w:val="yellow"/>
          </w:rPr>
          <w:t>ninety-three</w:t>
        </w:r>
      </w:ins>
      <w:r w:rsidRPr="009A4A19">
        <w:rPr>
          <w:rFonts w:ascii="Arial" w:hAnsi="Arial" w:cs="Arial"/>
          <w:color w:val="000000"/>
          <w:highlight w:val="yellow"/>
        </w:rPr>
        <w:t xml:space="preserve"> participants (</w:t>
      </w:r>
      <w:del w:id="33" w:author="Benjamin Chan" w:date="2017-11-22T10:23:00Z">
        <w:r w:rsidRPr="009A4A19" w:rsidDel="004841FC">
          <w:rPr>
            <w:rFonts w:ascii="Arial" w:hAnsi="Arial" w:cs="Arial"/>
            <w:color w:val="000000"/>
            <w:highlight w:val="yellow"/>
          </w:rPr>
          <w:delText>26</w:delText>
        </w:r>
      </w:del>
      <w:ins w:id="34" w:author="Benjamin Chan" w:date="2017-11-22T10:23:00Z">
        <w:r w:rsidR="004841FC">
          <w:rPr>
            <w:rFonts w:ascii="Arial" w:hAnsi="Arial" w:cs="Arial"/>
            <w:color w:val="000000"/>
            <w:highlight w:val="yellow"/>
          </w:rPr>
          <w:t>3</w:t>
        </w:r>
      </w:ins>
      <w:ins w:id="35" w:author="Benjamin Chan" w:date="2017-11-22T11:57:00Z">
        <w:r w:rsidR="00762F1F">
          <w:rPr>
            <w:rFonts w:ascii="Arial" w:hAnsi="Arial" w:cs="Arial"/>
            <w:color w:val="000000"/>
            <w:highlight w:val="yellow"/>
          </w:rPr>
          <w:t>3</w:t>
        </w:r>
      </w:ins>
      <w:r w:rsidRPr="009A4A19">
        <w:rPr>
          <w:rFonts w:ascii="Arial" w:hAnsi="Arial" w:cs="Arial"/>
          <w:color w:val="000000"/>
          <w:highlight w:val="yellow"/>
        </w:rPr>
        <w:t>%) had never been enrolled in the VA, and 322 (55%) had not used VA health care services in the prior year.</w:t>
      </w:r>
      <w:r w:rsidRPr="00886C3F">
        <w:rPr>
          <w:rFonts w:ascii="Arial" w:hAnsi="Arial" w:cs="Arial"/>
          <w:color w:val="000000"/>
        </w:rPr>
        <w:t xml:space="preserve"> Participants frequently screened positive for current mental health problems, including PTSD (52%), problematic drinking (51%), major depression (28%), and suicidality (22%). </w:t>
      </w:r>
    </w:p>
    <w:p w14:paraId="212E8C37" w14:textId="77777777" w:rsidR="00BD6CB1" w:rsidRDefault="00BD6CB1" w:rsidP="00BD6CB1">
      <w:pPr>
        <w:rPr>
          <w:rFonts w:ascii="Arial" w:hAnsi="Arial" w:cs="Arial"/>
          <w:color w:val="000000"/>
        </w:rPr>
      </w:pPr>
    </w:p>
    <w:p w14:paraId="11C5EDC1" w14:textId="77777777" w:rsidR="00EA41CF" w:rsidRPr="006A53BE" w:rsidRDefault="00332EBE" w:rsidP="00377535">
      <w:pPr>
        <w:rPr>
          <w:rFonts w:ascii="Arial" w:hAnsi="Arial" w:cs="Arial"/>
          <w:highlight w:val="yellow"/>
        </w:rPr>
      </w:pPr>
      <w:commentRangeStart w:id="36"/>
      <w:r w:rsidRPr="006A53BE">
        <w:rPr>
          <w:rFonts w:ascii="Arial" w:hAnsi="Arial" w:cs="Arial"/>
          <w:i/>
          <w:color w:val="000000"/>
          <w:highlight w:val="yellow"/>
        </w:rPr>
        <w:t>Associations Between Ad Characteristics and Demographic Characteristics</w:t>
      </w:r>
      <w:commentRangeEnd w:id="36"/>
      <w:r w:rsidR="000C42F9">
        <w:rPr>
          <w:rStyle w:val="CommentReference"/>
        </w:rPr>
        <w:commentReference w:id="36"/>
      </w:r>
    </w:p>
    <w:p w14:paraId="713EBB6F" w14:textId="77777777" w:rsidR="00BD6CB1" w:rsidRPr="006A53BE" w:rsidRDefault="00BD6CB1" w:rsidP="00BD6CB1">
      <w:pPr>
        <w:rPr>
          <w:rFonts w:ascii="Arial" w:hAnsi="Arial" w:cs="Arial"/>
          <w:highlight w:val="yellow"/>
        </w:rPr>
      </w:pPr>
      <w:r w:rsidRPr="006A53BE">
        <w:rPr>
          <w:rFonts w:ascii="Arial" w:hAnsi="Arial" w:cs="Arial"/>
          <w:highlight w:val="yellow"/>
        </w:rPr>
        <w:t xml:space="preserve">Gender of respondents varied by ad text, </w:t>
      </w:r>
      <w:r w:rsidRPr="006A53BE">
        <w:rPr>
          <w:rFonts w:ascii="Arial" w:hAnsi="Arial" w:cs="Arial"/>
          <w:color w:val="545454"/>
          <w:highlight w:val="yellow"/>
          <w:shd w:val="clear" w:color="auto" w:fill="FFFFFF"/>
        </w:rPr>
        <w:t>χ</w:t>
      </w:r>
      <w:r w:rsidRPr="006A53BE">
        <w:rPr>
          <w:rFonts w:ascii="Arial" w:hAnsi="Arial" w:cs="Arial"/>
          <w:highlight w:val="yellow"/>
          <w:vertAlign w:val="superscript"/>
        </w:rPr>
        <w:t>2</w:t>
      </w:r>
      <w:r w:rsidRPr="006A53BE">
        <w:rPr>
          <w:rFonts w:ascii="Arial" w:hAnsi="Arial" w:cs="Arial"/>
          <w:highlight w:val="yellow"/>
        </w:rPr>
        <w:t xml:space="preserve"> (4, N= 583) = 10.67, p = 0.03, with sharing and empowerment messages having a higher proportion of women. Age varied by text (F(2, 585) = 11.84, p &lt; 0.01) and image (F(2, 585) = 10</w:t>
      </w:r>
      <w:r w:rsidR="00C67197" w:rsidRPr="006A53BE">
        <w:rPr>
          <w:rFonts w:ascii="Arial" w:hAnsi="Arial" w:cs="Arial"/>
          <w:highlight w:val="yellow"/>
        </w:rPr>
        <w:t>.09, p &lt; 0.01), with the soldiers marching</w:t>
      </w:r>
      <w:r w:rsidRPr="006A53BE">
        <w:rPr>
          <w:rFonts w:ascii="Arial" w:hAnsi="Arial" w:cs="Arial"/>
          <w:highlight w:val="yellow"/>
        </w:rPr>
        <w:t xml:space="preserve"> image and incentive text attracting the young</w:t>
      </w:r>
      <w:r w:rsidR="00C67197" w:rsidRPr="006A53BE">
        <w:rPr>
          <w:rFonts w:ascii="Arial" w:hAnsi="Arial" w:cs="Arial"/>
          <w:highlight w:val="yellow"/>
        </w:rPr>
        <w:t>est respondents and the survey-taking</w:t>
      </w:r>
      <w:r w:rsidRPr="006A53BE">
        <w:rPr>
          <w:rFonts w:ascii="Arial" w:hAnsi="Arial" w:cs="Arial"/>
          <w:highlight w:val="yellow"/>
        </w:rPr>
        <w:t xml:space="preserve"> image and altruism and social norms texts attracting the oldest. Service era varied co</w:t>
      </w:r>
      <w:r w:rsidR="00C67197" w:rsidRPr="006A53BE">
        <w:rPr>
          <w:rFonts w:ascii="Arial" w:hAnsi="Arial" w:cs="Arial"/>
          <w:highlight w:val="yellow"/>
        </w:rPr>
        <w:t xml:space="preserve">rrespondingly, with the soldiers marching </w:t>
      </w:r>
      <w:r w:rsidRPr="006A53BE">
        <w:rPr>
          <w:rFonts w:ascii="Arial" w:hAnsi="Arial" w:cs="Arial"/>
          <w:highlight w:val="yellow"/>
        </w:rPr>
        <w:t>image (</w:t>
      </w:r>
      <w:r w:rsidRPr="006A53BE">
        <w:rPr>
          <w:rFonts w:ascii="Arial" w:hAnsi="Arial" w:cs="Arial"/>
          <w:color w:val="545454"/>
          <w:highlight w:val="yellow"/>
          <w:shd w:val="clear" w:color="auto" w:fill="FFFFFF"/>
        </w:rPr>
        <w:t>χ</w:t>
      </w:r>
      <w:r w:rsidRPr="006A53BE">
        <w:rPr>
          <w:rFonts w:ascii="Arial" w:hAnsi="Arial" w:cs="Arial"/>
          <w:highlight w:val="yellow"/>
          <w:vertAlign w:val="superscript"/>
        </w:rPr>
        <w:t>2</w:t>
      </w:r>
      <w:r w:rsidRPr="006A53BE">
        <w:rPr>
          <w:rFonts w:ascii="Arial" w:hAnsi="Arial" w:cs="Arial"/>
          <w:highlight w:val="yellow"/>
        </w:rPr>
        <w:t xml:space="preserve"> (2, N= 585) = 9.90, p &lt; 0.01) and incentive text (</w:t>
      </w:r>
      <w:r w:rsidRPr="006A53BE">
        <w:rPr>
          <w:rFonts w:ascii="Arial" w:hAnsi="Arial" w:cs="Arial"/>
          <w:color w:val="545454"/>
          <w:highlight w:val="yellow"/>
          <w:shd w:val="clear" w:color="auto" w:fill="FFFFFF"/>
        </w:rPr>
        <w:t>χ</w:t>
      </w:r>
      <w:r w:rsidRPr="006A53BE">
        <w:rPr>
          <w:rFonts w:ascii="Arial" w:hAnsi="Arial" w:cs="Arial"/>
          <w:highlight w:val="yellow"/>
          <w:vertAlign w:val="superscript"/>
        </w:rPr>
        <w:t>2</w:t>
      </w:r>
      <w:r w:rsidRPr="006A53BE">
        <w:rPr>
          <w:rFonts w:ascii="Arial" w:hAnsi="Arial" w:cs="Arial"/>
          <w:highlight w:val="yellow"/>
        </w:rPr>
        <w:t xml:space="preserve"> (4, N= 585) = 22.03, p &lt; 0.01) attracting a higher proportion of respondents who had only served during the </w:t>
      </w:r>
      <w:r w:rsidR="006336C7" w:rsidRPr="006A53BE">
        <w:rPr>
          <w:rFonts w:ascii="Arial" w:hAnsi="Arial" w:cs="Arial"/>
          <w:highlight w:val="yellow"/>
        </w:rPr>
        <w:t xml:space="preserve">OEF-OIF </w:t>
      </w:r>
      <w:r w:rsidRPr="006A53BE">
        <w:rPr>
          <w:rFonts w:ascii="Arial" w:hAnsi="Arial" w:cs="Arial"/>
          <w:highlight w:val="yellow"/>
        </w:rPr>
        <w:t>era. Race, ethnicity, education, military branch, and deployment in OEF-OIF did not vary significantly by ad text or image.</w:t>
      </w:r>
    </w:p>
    <w:p w14:paraId="0EA9859E" w14:textId="77777777" w:rsidR="00EA41CF" w:rsidRPr="006A53BE" w:rsidRDefault="00EA41CF" w:rsidP="00AF46FA">
      <w:pPr>
        <w:rPr>
          <w:rFonts w:ascii="Arial" w:hAnsi="Arial" w:cs="Arial"/>
          <w:color w:val="000000"/>
          <w:highlight w:val="yellow"/>
        </w:rPr>
      </w:pPr>
    </w:p>
    <w:p w14:paraId="1877AE48" w14:textId="77777777" w:rsidR="00FE7AA4" w:rsidRPr="006A53BE" w:rsidRDefault="00EA41CF" w:rsidP="00AF46FA">
      <w:pPr>
        <w:rPr>
          <w:rFonts w:ascii="Arial" w:hAnsi="Arial" w:cs="Arial"/>
          <w:i/>
          <w:color w:val="000000"/>
          <w:highlight w:val="yellow"/>
        </w:rPr>
      </w:pPr>
      <w:commentRangeStart w:id="37"/>
      <w:r w:rsidRPr="006A53BE">
        <w:rPr>
          <w:rFonts w:ascii="Arial" w:hAnsi="Arial" w:cs="Arial"/>
          <w:i/>
          <w:color w:val="000000"/>
          <w:highlight w:val="yellow"/>
        </w:rPr>
        <w:t xml:space="preserve">Associations Between Ad </w:t>
      </w:r>
      <w:r w:rsidR="0009654B" w:rsidRPr="006A53BE">
        <w:rPr>
          <w:rFonts w:ascii="Arial" w:hAnsi="Arial" w:cs="Arial"/>
          <w:i/>
          <w:color w:val="000000"/>
          <w:highlight w:val="yellow"/>
        </w:rPr>
        <w:t>Characteristics</w:t>
      </w:r>
      <w:r w:rsidRPr="006A53BE">
        <w:rPr>
          <w:rFonts w:ascii="Arial" w:hAnsi="Arial" w:cs="Arial"/>
          <w:i/>
          <w:color w:val="000000"/>
          <w:highlight w:val="yellow"/>
        </w:rPr>
        <w:t xml:space="preserve"> and </w:t>
      </w:r>
      <w:r w:rsidR="00332EBE" w:rsidRPr="006A53BE">
        <w:rPr>
          <w:rFonts w:ascii="Arial" w:hAnsi="Arial" w:cs="Arial"/>
          <w:i/>
          <w:color w:val="000000"/>
          <w:highlight w:val="yellow"/>
        </w:rPr>
        <w:t xml:space="preserve">Ad </w:t>
      </w:r>
      <w:r w:rsidRPr="006A53BE">
        <w:rPr>
          <w:rFonts w:ascii="Arial" w:hAnsi="Arial" w:cs="Arial"/>
          <w:i/>
          <w:color w:val="000000"/>
          <w:highlight w:val="yellow"/>
        </w:rPr>
        <w:t>Engagement</w:t>
      </w:r>
      <w:commentRangeEnd w:id="37"/>
      <w:r w:rsidR="000C42F9">
        <w:rPr>
          <w:rStyle w:val="CommentReference"/>
        </w:rPr>
        <w:commentReference w:id="37"/>
      </w:r>
    </w:p>
    <w:p w14:paraId="4265B641" w14:textId="77777777" w:rsidR="00685CE3" w:rsidRPr="006A53BE" w:rsidRDefault="00685CE3" w:rsidP="00B921CE">
      <w:pPr>
        <w:rPr>
          <w:rFonts w:ascii="Arial" w:hAnsi="Arial" w:cs="Arial"/>
          <w:color w:val="000000"/>
          <w:highlight w:val="yellow"/>
        </w:rPr>
      </w:pPr>
      <w:r w:rsidRPr="006A53BE">
        <w:rPr>
          <w:rFonts w:ascii="Arial" w:hAnsi="Arial" w:cs="Arial"/>
          <w:color w:val="000000"/>
          <w:highlight w:val="yellow"/>
        </w:rPr>
        <w:t>There was a main effect for ad image across multiple ad engagement outcomes, including impressions, c</w:t>
      </w:r>
      <w:r w:rsidR="00D72F48" w:rsidRPr="006A53BE">
        <w:rPr>
          <w:rFonts w:ascii="Arial" w:hAnsi="Arial" w:cs="Arial"/>
          <w:color w:val="000000"/>
          <w:highlight w:val="yellow"/>
        </w:rPr>
        <w:t>lick-through rate</w:t>
      </w:r>
      <w:r w:rsidR="0019706D" w:rsidRPr="006A53BE">
        <w:rPr>
          <w:rFonts w:ascii="Arial" w:hAnsi="Arial" w:cs="Arial"/>
          <w:color w:val="000000"/>
          <w:highlight w:val="yellow"/>
        </w:rPr>
        <w:t>s</w:t>
      </w:r>
      <w:r w:rsidR="00D72F48" w:rsidRPr="006A53BE">
        <w:rPr>
          <w:rFonts w:ascii="Arial" w:hAnsi="Arial" w:cs="Arial"/>
          <w:color w:val="000000"/>
          <w:highlight w:val="yellow"/>
        </w:rPr>
        <w:t>,</w:t>
      </w:r>
      <w:r w:rsidRPr="006A53BE">
        <w:rPr>
          <w:rFonts w:ascii="Arial" w:hAnsi="Arial" w:cs="Arial"/>
          <w:color w:val="000000"/>
          <w:highlight w:val="yellow"/>
        </w:rPr>
        <w:t xml:space="preserve"> and reactions, but not survey participation. In terms of</w:t>
      </w:r>
      <w:r w:rsidR="00F95597" w:rsidRPr="006A53BE">
        <w:rPr>
          <w:rFonts w:ascii="Arial" w:hAnsi="Arial" w:cs="Arial"/>
          <w:color w:val="000000"/>
          <w:highlight w:val="yellow"/>
        </w:rPr>
        <w:t xml:space="preserve"> both</w:t>
      </w:r>
      <w:r w:rsidR="00FE7AA4" w:rsidRPr="006A53BE">
        <w:rPr>
          <w:rFonts w:ascii="Arial" w:hAnsi="Arial" w:cs="Arial"/>
          <w:color w:val="000000"/>
          <w:highlight w:val="yellow"/>
        </w:rPr>
        <w:t xml:space="preserve"> impression</w:t>
      </w:r>
      <w:r w:rsidR="00D72F48" w:rsidRPr="006A53BE">
        <w:rPr>
          <w:rFonts w:ascii="Arial" w:hAnsi="Arial" w:cs="Arial"/>
          <w:color w:val="000000"/>
          <w:highlight w:val="yellow"/>
        </w:rPr>
        <w:t>s</w:t>
      </w:r>
      <w:r w:rsidRPr="006A53BE">
        <w:rPr>
          <w:rFonts w:ascii="Arial" w:hAnsi="Arial" w:cs="Arial"/>
          <w:color w:val="000000"/>
          <w:highlight w:val="yellow"/>
        </w:rPr>
        <w:t xml:space="preserve"> </w:t>
      </w:r>
      <w:r w:rsidR="00D72F48" w:rsidRPr="006A53BE">
        <w:rPr>
          <w:rFonts w:ascii="Arial" w:hAnsi="Arial" w:cs="Arial"/>
          <w:color w:val="000000"/>
          <w:highlight w:val="yellow"/>
        </w:rPr>
        <w:t xml:space="preserve">and </w:t>
      </w:r>
      <w:r w:rsidR="0019706D" w:rsidRPr="006A53BE">
        <w:rPr>
          <w:rFonts w:ascii="Arial" w:hAnsi="Arial" w:cs="Arial"/>
          <w:color w:val="000000"/>
          <w:highlight w:val="yellow"/>
        </w:rPr>
        <w:t>click-through rates</w:t>
      </w:r>
      <w:r w:rsidR="00F95597" w:rsidRPr="006A53BE">
        <w:rPr>
          <w:rFonts w:ascii="Arial" w:hAnsi="Arial" w:cs="Arial"/>
          <w:color w:val="000000"/>
          <w:highlight w:val="yellow"/>
        </w:rPr>
        <w:t xml:space="preserve">, </w:t>
      </w:r>
      <w:r w:rsidR="00FE7AA4" w:rsidRPr="006A53BE">
        <w:rPr>
          <w:rFonts w:ascii="Arial" w:hAnsi="Arial" w:cs="Arial"/>
          <w:color w:val="000000"/>
          <w:highlight w:val="yellow"/>
        </w:rPr>
        <w:t>the soldiers marching image performed better than the sur</w:t>
      </w:r>
      <w:r w:rsidR="00A36CD9" w:rsidRPr="006A53BE">
        <w:rPr>
          <w:rFonts w:ascii="Arial" w:hAnsi="Arial" w:cs="Arial"/>
          <w:color w:val="000000"/>
          <w:highlight w:val="yellow"/>
        </w:rPr>
        <w:t>vey-taking and family images (p&lt;</w:t>
      </w:r>
      <w:r w:rsidR="00FE7AA4" w:rsidRPr="006A53BE">
        <w:rPr>
          <w:rFonts w:ascii="Arial" w:hAnsi="Arial" w:cs="Arial"/>
          <w:color w:val="000000"/>
          <w:highlight w:val="yellow"/>
        </w:rPr>
        <w:t xml:space="preserve">0.001 for </w:t>
      </w:r>
      <w:r w:rsidR="00F95597" w:rsidRPr="006A53BE">
        <w:rPr>
          <w:rFonts w:ascii="Arial" w:hAnsi="Arial" w:cs="Arial"/>
          <w:color w:val="000000"/>
          <w:highlight w:val="yellow"/>
        </w:rPr>
        <w:t>all</w:t>
      </w:r>
      <w:r w:rsidR="00FE7AA4" w:rsidRPr="006A53BE">
        <w:rPr>
          <w:rFonts w:ascii="Arial" w:hAnsi="Arial" w:cs="Arial"/>
          <w:color w:val="000000"/>
          <w:highlight w:val="yellow"/>
        </w:rPr>
        <w:t xml:space="preserve"> comparisons).</w:t>
      </w:r>
      <w:r w:rsidR="00FA5D32" w:rsidRPr="006A53BE">
        <w:rPr>
          <w:rFonts w:ascii="Arial" w:hAnsi="Arial" w:cs="Arial"/>
          <w:color w:val="000000"/>
          <w:highlight w:val="yellow"/>
        </w:rPr>
        <w:t xml:space="preserve"> </w:t>
      </w:r>
      <w:r w:rsidR="00C67197" w:rsidRPr="006A53BE">
        <w:rPr>
          <w:rFonts w:ascii="Arial" w:hAnsi="Arial" w:cs="Arial"/>
          <w:color w:val="000000"/>
          <w:highlight w:val="yellow"/>
        </w:rPr>
        <w:t>In addition, the soldier</w:t>
      </w:r>
      <w:r w:rsidR="00F95597" w:rsidRPr="006A53BE">
        <w:rPr>
          <w:rFonts w:ascii="Arial" w:hAnsi="Arial" w:cs="Arial"/>
          <w:color w:val="000000"/>
          <w:highlight w:val="yellow"/>
        </w:rPr>
        <w:t>s marching image generated significantly more reac</w:t>
      </w:r>
      <w:r w:rsidR="00A36CD9" w:rsidRPr="006A53BE">
        <w:rPr>
          <w:rFonts w:ascii="Arial" w:hAnsi="Arial" w:cs="Arial"/>
          <w:color w:val="000000"/>
          <w:highlight w:val="yellow"/>
        </w:rPr>
        <w:t>tions than the survey-taking (p=0.001) and family (p&lt;</w:t>
      </w:r>
      <w:r w:rsidR="00F95597" w:rsidRPr="006A53BE">
        <w:rPr>
          <w:rFonts w:ascii="Arial" w:hAnsi="Arial" w:cs="Arial"/>
          <w:color w:val="000000"/>
          <w:highlight w:val="yellow"/>
        </w:rPr>
        <w:t>0.001) images. However, there were no significant differences by ad image in terms of survey participation.</w:t>
      </w:r>
    </w:p>
    <w:p w14:paraId="530DBAFF" w14:textId="77777777" w:rsidR="00685CE3" w:rsidRPr="006A53BE" w:rsidRDefault="00685CE3" w:rsidP="00B921CE">
      <w:pPr>
        <w:rPr>
          <w:rFonts w:ascii="Arial" w:hAnsi="Arial" w:cs="Arial"/>
          <w:b/>
          <w:color w:val="000000"/>
          <w:highlight w:val="yellow"/>
        </w:rPr>
      </w:pPr>
    </w:p>
    <w:p w14:paraId="50CBAB3E" w14:textId="77777777" w:rsidR="0009654B" w:rsidRPr="006A53BE" w:rsidRDefault="00F95597" w:rsidP="0009654B">
      <w:pPr>
        <w:rPr>
          <w:rFonts w:ascii="Arial" w:hAnsi="Arial" w:cs="Arial"/>
          <w:color w:val="000000"/>
          <w:highlight w:val="yellow"/>
        </w:rPr>
      </w:pPr>
      <w:commentRangeStart w:id="38"/>
      <w:r w:rsidRPr="006A53BE">
        <w:rPr>
          <w:rFonts w:ascii="Arial" w:hAnsi="Arial" w:cs="Arial"/>
          <w:color w:val="000000"/>
          <w:highlight w:val="yellow"/>
        </w:rPr>
        <w:t xml:space="preserve">There was also a main effect for ad headlines </w:t>
      </w:r>
      <w:r w:rsidR="00A36CD9" w:rsidRPr="006A53BE">
        <w:rPr>
          <w:rFonts w:ascii="Arial" w:hAnsi="Arial" w:cs="Arial"/>
          <w:color w:val="000000"/>
          <w:highlight w:val="yellow"/>
        </w:rPr>
        <w:t>on</w:t>
      </w:r>
      <w:r w:rsidRPr="006A53BE">
        <w:rPr>
          <w:rFonts w:ascii="Arial" w:hAnsi="Arial" w:cs="Arial"/>
          <w:color w:val="000000"/>
          <w:highlight w:val="yellow"/>
        </w:rPr>
        <w:t xml:space="preserve"> ad engagement outcomes.</w:t>
      </w:r>
      <w:commentRangeEnd w:id="38"/>
      <w:r w:rsidR="00D80AF5">
        <w:rPr>
          <w:rStyle w:val="CommentReference"/>
        </w:rPr>
        <w:commentReference w:id="38"/>
      </w:r>
      <w:r w:rsidRPr="006A53BE">
        <w:rPr>
          <w:rFonts w:ascii="Arial" w:hAnsi="Arial" w:cs="Arial"/>
          <w:color w:val="000000"/>
          <w:highlight w:val="yellow"/>
        </w:rPr>
        <w:t xml:space="preserve"> Specifically, the </w:t>
      </w:r>
      <w:r w:rsidR="00685CE3" w:rsidRPr="006A53BE">
        <w:rPr>
          <w:rFonts w:ascii="Arial" w:hAnsi="Arial" w:cs="Arial"/>
          <w:color w:val="000000"/>
          <w:highlight w:val="yellow"/>
        </w:rPr>
        <w:t>sharing headline was associated with more impressions than the incentive (p = 0.045) and empowerment (p=0.004) headlines</w:t>
      </w:r>
      <w:r w:rsidRPr="006A53BE">
        <w:rPr>
          <w:rFonts w:ascii="Arial" w:hAnsi="Arial" w:cs="Arial"/>
          <w:color w:val="000000"/>
          <w:highlight w:val="yellow"/>
        </w:rPr>
        <w:t>; more</w:t>
      </w:r>
      <w:r w:rsidR="00A36CD9" w:rsidRPr="006A53BE">
        <w:rPr>
          <w:rFonts w:ascii="Arial" w:hAnsi="Arial" w:cs="Arial"/>
          <w:color w:val="000000"/>
          <w:highlight w:val="yellow"/>
        </w:rPr>
        <w:t xml:space="preserve"> reactions than the altruism (p=</w:t>
      </w:r>
      <w:r w:rsidRPr="006A53BE">
        <w:rPr>
          <w:rFonts w:ascii="Arial" w:hAnsi="Arial" w:cs="Arial"/>
          <w:color w:val="000000"/>
          <w:highlight w:val="yellow"/>
        </w:rPr>
        <w:t xml:space="preserve">0.004) and empowerment (p=0.014) headlines; and higher survey participation than the social norms </w:t>
      </w:r>
      <w:r w:rsidR="00A36CD9" w:rsidRPr="006A53BE">
        <w:rPr>
          <w:rFonts w:ascii="Arial" w:hAnsi="Arial" w:cs="Arial"/>
          <w:color w:val="000000"/>
          <w:highlight w:val="yellow"/>
        </w:rPr>
        <w:lastRenderedPageBreak/>
        <w:t>headline (p&lt;</w:t>
      </w:r>
      <w:r w:rsidRPr="006A53BE">
        <w:rPr>
          <w:rFonts w:ascii="Arial" w:hAnsi="Arial" w:cs="Arial"/>
          <w:color w:val="000000"/>
          <w:highlight w:val="yellow"/>
        </w:rPr>
        <w:t>0.001).</w:t>
      </w:r>
      <w:r w:rsidR="00A36CD9" w:rsidRPr="006A53BE">
        <w:rPr>
          <w:rFonts w:ascii="Arial" w:hAnsi="Arial" w:cs="Arial"/>
          <w:color w:val="000000"/>
          <w:highlight w:val="yellow"/>
        </w:rPr>
        <w:t xml:space="preserve"> </w:t>
      </w:r>
      <w:r w:rsidRPr="006A53BE">
        <w:rPr>
          <w:rFonts w:ascii="Arial" w:hAnsi="Arial" w:cs="Arial"/>
          <w:color w:val="000000"/>
          <w:highlight w:val="yellow"/>
        </w:rPr>
        <w:t>In addition, t</w:t>
      </w:r>
      <w:r w:rsidR="00685CE3" w:rsidRPr="006A53BE">
        <w:rPr>
          <w:rFonts w:ascii="Arial" w:hAnsi="Arial" w:cs="Arial"/>
          <w:color w:val="000000"/>
          <w:highlight w:val="yellow"/>
        </w:rPr>
        <w:t>he social norms</w:t>
      </w:r>
      <w:r w:rsidR="0019706D" w:rsidRPr="006A53BE">
        <w:rPr>
          <w:rFonts w:ascii="Arial" w:hAnsi="Arial" w:cs="Arial"/>
          <w:color w:val="000000"/>
          <w:highlight w:val="yellow"/>
        </w:rPr>
        <w:t xml:space="preserve"> headline was associated with higher click-through rates </w:t>
      </w:r>
      <w:r w:rsidR="00A36CD9" w:rsidRPr="006A53BE">
        <w:rPr>
          <w:rFonts w:ascii="Arial" w:hAnsi="Arial" w:cs="Arial"/>
          <w:color w:val="000000"/>
          <w:highlight w:val="yellow"/>
        </w:rPr>
        <w:t>than the incentive (p&lt;0.001), altruism (p&lt;</w:t>
      </w:r>
      <w:r w:rsidR="00685CE3" w:rsidRPr="006A53BE">
        <w:rPr>
          <w:rFonts w:ascii="Arial" w:hAnsi="Arial" w:cs="Arial"/>
          <w:color w:val="000000"/>
          <w:highlight w:val="yellow"/>
        </w:rPr>
        <w:t>0.001), and empowerment (p=0.001) headlines.</w:t>
      </w:r>
    </w:p>
    <w:p w14:paraId="307544DD" w14:textId="77777777" w:rsidR="0009654B" w:rsidRPr="006A53BE" w:rsidRDefault="0009654B" w:rsidP="0009654B">
      <w:pPr>
        <w:rPr>
          <w:rFonts w:ascii="Arial" w:hAnsi="Arial" w:cs="Arial"/>
          <w:color w:val="000000"/>
          <w:highlight w:val="yellow"/>
        </w:rPr>
      </w:pPr>
    </w:p>
    <w:p w14:paraId="1DDF95DF" w14:textId="77777777" w:rsidR="00DD4B00" w:rsidRDefault="005C3133" w:rsidP="0009654B">
      <w:pPr>
        <w:rPr>
          <w:rFonts w:ascii="Arial" w:hAnsi="Arial" w:cs="Arial"/>
          <w:color w:val="000000"/>
        </w:rPr>
      </w:pPr>
      <w:r w:rsidRPr="006A53BE">
        <w:rPr>
          <w:rFonts w:ascii="Arial" w:hAnsi="Arial" w:cs="Arial"/>
          <w:color w:val="000000"/>
          <w:highlight w:val="yellow"/>
        </w:rPr>
        <w:t xml:space="preserve">Among veterans with current suicidal ideation (n=132), the </w:t>
      </w:r>
      <w:commentRangeStart w:id="39"/>
      <w:r w:rsidRPr="006A53BE">
        <w:rPr>
          <w:rFonts w:ascii="Arial" w:hAnsi="Arial" w:cs="Arial"/>
          <w:color w:val="000000"/>
          <w:highlight w:val="yellow"/>
        </w:rPr>
        <w:t xml:space="preserve">probability of survey participation </w:t>
      </w:r>
      <w:commentRangeEnd w:id="39"/>
      <w:r w:rsidR="00A934FB" w:rsidRPr="006A53BE">
        <w:rPr>
          <w:rStyle w:val="CommentReference"/>
          <w:highlight w:val="yellow"/>
        </w:rPr>
        <w:commentReference w:id="39"/>
      </w:r>
      <w:commentRangeStart w:id="40"/>
      <w:r w:rsidRPr="006A53BE">
        <w:rPr>
          <w:rFonts w:ascii="Arial" w:hAnsi="Arial" w:cs="Arial"/>
          <w:color w:val="000000"/>
          <w:highlight w:val="yellow"/>
        </w:rPr>
        <w:t>ranged from an estimated 15% to 47% across the 15 ad variants (</w:t>
      </w:r>
      <w:commentRangeStart w:id="41"/>
      <w:r w:rsidR="008C51E9" w:rsidRPr="006A53BE">
        <w:rPr>
          <w:rFonts w:ascii="Arial" w:hAnsi="Arial" w:cs="Arial"/>
          <w:b/>
          <w:color w:val="000000"/>
          <w:highlight w:val="yellow"/>
        </w:rPr>
        <w:t>Table 2</w:t>
      </w:r>
      <w:commentRangeEnd w:id="41"/>
      <w:r w:rsidR="00665902">
        <w:rPr>
          <w:rStyle w:val="CommentReference"/>
        </w:rPr>
        <w:commentReference w:id="41"/>
      </w:r>
      <w:r w:rsidRPr="006A53BE">
        <w:rPr>
          <w:rFonts w:ascii="Arial" w:hAnsi="Arial" w:cs="Arial"/>
          <w:color w:val="000000"/>
          <w:highlight w:val="yellow"/>
        </w:rPr>
        <w:t>). T</w:t>
      </w:r>
      <w:r w:rsidR="0009654B" w:rsidRPr="006A53BE">
        <w:rPr>
          <w:rFonts w:ascii="Arial" w:hAnsi="Arial" w:cs="Arial"/>
          <w:color w:val="000000"/>
          <w:highlight w:val="yellow"/>
        </w:rPr>
        <w:t xml:space="preserve">he survey-taking image performed better </w:t>
      </w:r>
      <w:r w:rsidR="00A5153E" w:rsidRPr="006A53BE">
        <w:rPr>
          <w:rFonts w:ascii="Arial" w:hAnsi="Arial" w:cs="Arial"/>
          <w:color w:val="000000"/>
          <w:highlight w:val="yellow"/>
        </w:rPr>
        <w:t xml:space="preserve">compared to </w:t>
      </w:r>
      <w:r w:rsidR="0019706D" w:rsidRPr="006A53BE">
        <w:rPr>
          <w:rFonts w:ascii="Arial" w:hAnsi="Arial" w:cs="Arial"/>
          <w:color w:val="000000"/>
          <w:highlight w:val="yellow"/>
        </w:rPr>
        <w:t>the soldier</w:t>
      </w:r>
      <w:r w:rsidR="0009654B" w:rsidRPr="006A53BE">
        <w:rPr>
          <w:rFonts w:ascii="Arial" w:hAnsi="Arial" w:cs="Arial"/>
          <w:color w:val="000000"/>
          <w:highlight w:val="yellow"/>
        </w:rPr>
        <w:t>s marching (</w:t>
      </w:r>
      <w:r w:rsidRPr="006A53BE">
        <w:rPr>
          <w:rFonts w:ascii="Arial" w:hAnsi="Arial" w:cs="Arial"/>
          <w:color w:val="000000"/>
          <w:highlight w:val="yellow"/>
        </w:rPr>
        <w:t>p=0.007</w:t>
      </w:r>
      <w:r w:rsidR="0009654B" w:rsidRPr="006A53BE">
        <w:rPr>
          <w:rFonts w:ascii="Arial" w:hAnsi="Arial" w:cs="Arial"/>
          <w:color w:val="000000"/>
          <w:highlight w:val="yellow"/>
        </w:rPr>
        <w:t xml:space="preserve">) </w:t>
      </w:r>
      <w:r w:rsidRPr="006A53BE">
        <w:rPr>
          <w:rFonts w:ascii="Arial" w:hAnsi="Arial" w:cs="Arial"/>
          <w:color w:val="000000"/>
          <w:highlight w:val="yellow"/>
        </w:rPr>
        <w:t>ad.</w:t>
      </w:r>
      <w:r w:rsidR="00A5153E" w:rsidRPr="006A53BE">
        <w:rPr>
          <w:rFonts w:ascii="Arial" w:hAnsi="Arial" w:cs="Arial"/>
          <w:color w:val="000000"/>
          <w:highlight w:val="yellow"/>
        </w:rPr>
        <w:t xml:space="preserve"> </w:t>
      </w:r>
      <w:r w:rsidRPr="006A53BE">
        <w:rPr>
          <w:rFonts w:ascii="Arial" w:hAnsi="Arial" w:cs="Arial"/>
          <w:color w:val="000000"/>
          <w:highlight w:val="yellow"/>
        </w:rPr>
        <w:t>Among veterans not enrolled in the VA (n=195), the probability of survey participation ranged from an estimated 17% to 45% across the 15 ad variants (</w:t>
      </w:r>
      <w:r w:rsidR="008C51E9" w:rsidRPr="006A53BE">
        <w:rPr>
          <w:rFonts w:ascii="Arial" w:hAnsi="Arial" w:cs="Arial"/>
          <w:b/>
          <w:color w:val="000000"/>
          <w:highlight w:val="yellow"/>
        </w:rPr>
        <w:t>Table 2</w:t>
      </w:r>
      <w:r w:rsidRPr="006A53BE">
        <w:rPr>
          <w:rFonts w:ascii="Arial" w:hAnsi="Arial" w:cs="Arial"/>
          <w:color w:val="000000"/>
          <w:highlight w:val="yellow"/>
        </w:rPr>
        <w:t>).</w:t>
      </w:r>
      <w:r w:rsidR="00DD4B00" w:rsidRPr="006A53BE">
        <w:rPr>
          <w:rFonts w:ascii="Arial" w:hAnsi="Arial" w:cs="Arial"/>
          <w:color w:val="000000"/>
          <w:highlight w:val="yellow"/>
        </w:rPr>
        <w:t xml:space="preserve"> </w:t>
      </w:r>
      <w:r w:rsidRPr="006A53BE">
        <w:rPr>
          <w:rFonts w:ascii="Arial" w:hAnsi="Arial" w:cs="Arial"/>
          <w:color w:val="000000"/>
          <w:highlight w:val="yellow"/>
        </w:rPr>
        <w:t xml:space="preserve">There were no </w:t>
      </w:r>
      <w:r w:rsidR="00254DEA" w:rsidRPr="006A53BE">
        <w:rPr>
          <w:rFonts w:ascii="Arial" w:hAnsi="Arial" w:cs="Arial"/>
          <w:color w:val="000000"/>
          <w:highlight w:val="yellow"/>
        </w:rPr>
        <w:t xml:space="preserve">statistically </w:t>
      </w:r>
      <w:r w:rsidRPr="006A53BE">
        <w:rPr>
          <w:rFonts w:ascii="Arial" w:hAnsi="Arial" w:cs="Arial"/>
          <w:color w:val="000000"/>
          <w:highlight w:val="yellow"/>
        </w:rPr>
        <w:t xml:space="preserve">significant differences in recruitment of </w:t>
      </w:r>
      <w:r w:rsidR="008C51E9" w:rsidRPr="006A53BE">
        <w:rPr>
          <w:rFonts w:ascii="Arial" w:hAnsi="Arial" w:cs="Arial"/>
          <w:color w:val="000000"/>
          <w:highlight w:val="yellow"/>
        </w:rPr>
        <w:t>non-enrolled</w:t>
      </w:r>
      <w:r w:rsidR="00DD4B00" w:rsidRPr="006A53BE">
        <w:rPr>
          <w:rFonts w:ascii="Arial" w:hAnsi="Arial" w:cs="Arial"/>
          <w:color w:val="000000"/>
          <w:highlight w:val="yellow"/>
        </w:rPr>
        <w:t xml:space="preserve"> veterans by</w:t>
      </w:r>
      <w:r w:rsidRPr="006A53BE">
        <w:rPr>
          <w:rFonts w:ascii="Arial" w:hAnsi="Arial" w:cs="Arial"/>
          <w:color w:val="000000"/>
          <w:highlight w:val="yellow"/>
        </w:rPr>
        <w:t xml:space="preserve"> ad </w:t>
      </w:r>
      <w:r w:rsidR="00DD4B00" w:rsidRPr="006A53BE">
        <w:rPr>
          <w:rFonts w:ascii="Arial" w:hAnsi="Arial" w:cs="Arial"/>
          <w:color w:val="000000"/>
          <w:highlight w:val="yellow"/>
        </w:rPr>
        <w:t>image or headline.</w:t>
      </w:r>
      <w:commentRangeEnd w:id="40"/>
      <w:r w:rsidR="00254DEA" w:rsidRPr="006A53BE">
        <w:rPr>
          <w:rStyle w:val="CommentReference"/>
          <w:vanish/>
          <w:highlight w:val="yellow"/>
        </w:rPr>
        <w:commentReference w:id="40"/>
      </w:r>
    </w:p>
    <w:p w14:paraId="25855FB5" w14:textId="77777777" w:rsidR="008C51E9" w:rsidRDefault="008C51E9" w:rsidP="0009654B">
      <w:pPr>
        <w:rPr>
          <w:rFonts w:ascii="Arial" w:hAnsi="Arial" w:cs="Arial"/>
          <w:color w:val="000000"/>
        </w:rPr>
      </w:pPr>
    </w:p>
    <w:p w14:paraId="08B5787A" w14:textId="77777777" w:rsidR="008C51E9" w:rsidRPr="00FE7AA4" w:rsidRDefault="008C51E9" w:rsidP="008C51E9">
      <w:pPr>
        <w:rPr>
          <w:rFonts w:ascii="Arial" w:hAnsi="Arial" w:cs="Arial"/>
          <w:i/>
          <w:color w:val="000000"/>
        </w:rPr>
      </w:pPr>
      <w:r>
        <w:rPr>
          <w:rFonts w:ascii="Arial" w:hAnsi="Arial" w:cs="Arial"/>
          <w:i/>
          <w:color w:val="000000"/>
        </w:rPr>
        <w:t>Survey Participation and Ad Cost</w:t>
      </w:r>
    </w:p>
    <w:p w14:paraId="34DB8C01" w14:textId="77777777" w:rsidR="00DD4B00" w:rsidRDefault="008C51E9" w:rsidP="0009654B">
      <w:pPr>
        <w:rPr>
          <w:rFonts w:ascii="Arial" w:hAnsi="Arial" w:cs="Arial"/>
          <w:color w:val="000000"/>
        </w:rPr>
      </w:pPr>
      <w:r w:rsidRPr="0009654B">
        <w:rPr>
          <w:rFonts w:ascii="Arial" w:hAnsi="Arial" w:cs="Arial"/>
          <w:color w:val="000000"/>
        </w:rPr>
        <w:t>Two of the 15 ad versions generated fully half (n=285) of the participa</w:t>
      </w:r>
      <w:r>
        <w:rPr>
          <w:rFonts w:ascii="Arial" w:hAnsi="Arial" w:cs="Arial"/>
          <w:color w:val="000000"/>
        </w:rPr>
        <w:t>nts</w:t>
      </w:r>
      <w:r w:rsidRPr="0009654B">
        <w:rPr>
          <w:rFonts w:ascii="Arial" w:hAnsi="Arial" w:cs="Arial"/>
          <w:color w:val="000000"/>
        </w:rPr>
        <w:t xml:space="preserve"> (</w:t>
      </w:r>
      <w:r w:rsidRPr="00B2027F">
        <w:rPr>
          <w:rFonts w:ascii="Arial" w:hAnsi="Arial" w:cs="Arial"/>
          <w:b/>
          <w:color w:val="000000"/>
        </w:rPr>
        <w:t xml:space="preserve">Table </w:t>
      </w:r>
      <w:r>
        <w:rPr>
          <w:rFonts w:ascii="Arial" w:hAnsi="Arial" w:cs="Arial"/>
          <w:b/>
          <w:color w:val="000000"/>
        </w:rPr>
        <w:t>3</w:t>
      </w:r>
      <w:r w:rsidRPr="0009654B">
        <w:rPr>
          <w:rFonts w:ascii="Arial" w:hAnsi="Arial" w:cs="Arial"/>
          <w:color w:val="000000"/>
        </w:rPr>
        <w:t>).</w:t>
      </w:r>
      <w:r>
        <w:rPr>
          <w:rFonts w:ascii="Arial" w:hAnsi="Arial" w:cs="Arial"/>
          <w:color w:val="000000"/>
        </w:rPr>
        <w:t xml:space="preserve"> These were the ads containing the image of </w:t>
      </w:r>
      <w:r w:rsidRPr="00886C3F">
        <w:rPr>
          <w:rFonts w:ascii="Arial" w:hAnsi="Arial" w:cs="Arial"/>
          <w:color w:val="000000"/>
        </w:rPr>
        <w:t xml:space="preserve">soldiers marching </w:t>
      </w:r>
      <w:r>
        <w:rPr>
          <w:rFonts w:ascii="Arial" w:hAnsi="Arial" w:cs="Arial"/>
          <w:color w:val="000000"/>
        </w:rPr>
        <w:t>with either</w:t>
      </w:r>
      <w:r w:rsidRPr="00886C3F">
        <w:rPr>
          <w:rFonts w:ascii="Arial" w:hAnsi="Arial" w:cs="Arial"/>
          <w:color w:val="000000"/>
        </w:rPr>
        <w:t xml:space="preserve"> </w:t>
      </w:r>
      <w:r>
        <w:rPr>
          <w:rFonts w:ascii="Arial" w:hAnsi="Arial" w:cs="Arial"/>
          <w:color w:val="000000"/>
        </w:rPr>
        <w:t>the incentive</w:t>
      </w:r>
      <w:r w:rsidRPr="00886C3F">
        <w:rPr>
          <w:rFonts w:ascii="Arial" w:hAnsi="Arial" w:cs="Arial"/>
          <w:color w:val="000000"/>
        </w:rPr>
        <w:t xml:space="preserve"> </w:t>
      </w:r>
      <w:r>
        <w:rPr>
          <w:rFonts w:ascii="Arial" w:hAnsi="Arial" w:cs="Arial"/>
          <w:color w:val="000000"/>
        </w:rPr>
        <w:t>or sharing</w:t>
      </w:r>
      <w:r w:rsidRPr="00886C3F">
        <w:rPr>
          <w:rFonts w:ascii="Arial" w:hAnsi="Arial" w:cs="Arial"/>
          <w:color w:val="000000"/>
        </w:rPr>
        <w:t xml:space="preserve"> headline</w:t>
      </w:r>
      <w:r>
        <w:rPr>
          <w:rFonts w:ascii="Arial" w:hAnsi="Arial" w:cs="Arial"/>
          <w:color w:val="000000"/>
        </w:rPr>
        <w:t xml:space="preserve">. Consequently, these two ads were </w:t>
      </w:r>
      <w:r w:rsidRPr="00886C3F">
        <w:rPr>
          <w:rFonts w:ascii="Arial" w:hAnsi="Arial" w:cs="Arial"/>
          <w:color w:val="000000"/>
        </w:rPr>
        <w:t>most cost effective, at $4.88 and $5.90 per participant, respectively.</w:t>
      </w:r>
      <w:r>
        <w:rPr>
          <w:rFonts w:ascii="Arial" w:hAnsi="Arial" w:cs="Arial"/>
          <w:color w:val="000000"/>
        </w:rPr>
        <w:t xml:space="preserve"> </w:t>
      </w:r>
      <w:r w:rsidRPr="0009654B">
        <w:rPr>
          <w:rFonts w:ascii="Arial" w:hAnsi="Arial" w:cs="Arial"/>
          <w:color w:val="000000"/>
        </w:rPr>
        <w:t xml:space="preserve">Results were similar </w:t>
      </w:r>
      <w:r>
        <w:rPr>
          <w:rFonts w:ascii="Arial" w:hAnsi="Arial" w:cs="Arial"/>
          <w:color w:val="000000"/>
        </w:rPr>
        <w:t>when examining</w:t>
      </w:r>
      <w:r w:rsidRPr="0009654B">
        <w:rPr>
          <w:rFonts w:ascii="Arial" w:hAnsi="Arial" w:cs="Arial"/>
          <w:color w:val="000000"/>
        </w:rPr>
        <w:t xml:space="preserve"> </w:t>
      </w:r>
      <w:r>
        <w:rPr>
          <w:rFonts w:ascii="Arial" w:hAnsi="Arial" w:cs="Arial"/>
          <w:color w:val="000000"/>
        </w:rPr>
        <w:t xml:space="preserve">individuals who completed </w:t>
      </w:r>
      <w:r w:rsidRPr="0009654B">
        <w:rPr>
          <w:rFonts w:ascii="Arial" w:hAnsi="Arial" w:cs="Arial"/>
          <w:color w:val="000000"/>
        </w:rPr>
        <w:t xml:space="preserve">the </w:t>
      </w:r>
      <w:r>
        <w:rPr>
          <w:rFonts w:ascii="Arial" w:hAnsi="Arial" w:cs="Arial"/>
          <w:color w:val="000000"/>
        </w:rPr>
        <w:t xml:space="preserve">online </w:t>
      </w:r>
      <w:r w:rsidRPr="0009654B">
        <w:rPr>
          <w:rFonts w:ascii="Arial" w:hAnsi="Arial" w:cs="Arial"/>
          <w:color w:val="000000"/>
        </w:rPr>
        <w:t>eligibility screener</w:t>
      </w:r>
      <w:r>
        <w:rPr>
          <w:rFonts w:ascii="Arial" w:hAnsi="Arial" w:cs="Arial"/>
          <w:color w:val="000000"/>
        </w:rPr>
        <w:t>, regardless of whether they were eligible or completed the full survey</w:t>
      </w:r>
    </w:p>
    <w:p w14:paraId="6596D83B" w14:textId="77777777" w:rsidR="00635619" w:rsidRPr="00886C3F" w:rsidRDefault="00635619">
      <w:pPr>
        <w:rPr>
          <w:rFonts w:ascii="Arial" w:hAnsi="Arial" w:cs="Arial"/>
          <w:b/>
          <w:color w:val="000000"/>
        </w:rPr>
      </w:pPr>
    </w:p>
    <w:p w14:paraId="66F22F6A" w14:textId="77777777" w:rsidR="00AD5383" w:rsidRPr="00886C3F" w:rsidRDefault="00AD5383">
      <w:pPr>
        <w:rPr>
          <w:rFonts w:ascii="Arial" w:hAnsi="Arial" w:cs="Arial"/>
          <w:color w:val="000000"/>
        </w:rPr>
      </w:pPr>
      <w:r w:rsidRPr="00886C3F">
        <w:rPr>
          <w:rFonts w:ascii="Arial" w:hAnsi="Arial" w:cs="Arial"/>
          <w:b/>
          <w:color w:val="000000"/>
        </w:rPr>
        <w:t>Discussion</w:t>
      </w:r>
    </w:p>
    <w:p w14:paraId="7411E97E" w14:textId="77777777" w:rsidR="00085E4A" w:rsidRPr="002769C4" w:rsidRDefault="00AD5383">
      <w:pPr>
        <w:rPr>
          <w:rFonts w:ascii="Arial" w:hAnsi="Arial" w:cs="Arial"/>
          <w:i/>
          <w:color w:val="000000"/>
        </w:rPr>
      </w:pPr>
      <w:r w:rsidRPr="00886C3F">
        <w:rPr>
          <w:rFonts w:ascii="Arial" w:hAnsi="Arial" w:cs="Arial"/>
          <w:i/>
          <w:color w:val="000000"/>
        </w:rPr>
        <w:t xml:space="preserve">Key </w:t>
      </w:r>
      <w:r w:rsidR="00330862">
        <w:rPr>
          <w:rFonts w:ascii="Arial" w:hAnsi="Arial" w:cs="Arial"/>
          <w:i/>
          <w:color w:val="000000"/>
        </w:rPr>
        <w:t>Findings</w:t>
      </w:r>
    </w:p>
    <w:p w14:paraId="6E378DDE" w14:textId="77777777" w:rsidR="004478FA" w:rsidRDefault="00330862" w:rsidP="00B17AE5">
      <w:pPr>
        <w:rPr>
          <w:rFonts w:ascii="Arial" w:hAnsi="Arial" w:cs="Arial"/>
          <w:color w:val="000000"/>
        </w:rPr>
      </w:pPr>
      <w:r>
        <w:rPr>
          <w:rFonts w:ascii="Arial" w:hAnsi="Arial" w:cs="Arial"/>
          <w:color w:val="000000"/>
        </w:rPr>
        <w:t xml:space="preserve">Our study provides growing evidence that Facebook ads are a potentially powerful tool to recruit research subjects. Our study demonstrates the feasibility of recruiting a relatively broad target population (i.e., </w:t>
      </w:r>
      <w:r w:rsidR="004478FA">
        <w:rPr>
          <w:rFonts w:ascii="Arial" w:hAnsi="Arial" w:cs="Arial"/>
          <w:color w:val="000000"/>
        </w:rPr>
        <w:t xml:space="preserve">recent </w:t>
      </w:r>
      <w:r>
        <w:rPr>
          <w:rFonts w:ascii="Arial" w:hAnsi="Arial" w:cs="Arial"/>
          <w:color w:val="000000"/>
        </w:rPr>
        <w:t xml:space="preserve">military veterans) </w:t>
      </w:r>
      <w:r w:rsidR="004478FA">
        <w:rPr>
          <w:rFonts w:ascii="Arial" w:hAnsi="Arial" w:cs="Arial"/>
          <w:color w:val="000000"/>
        </w:rPr>
        <w:t>as well as subpopulations that can be hard-to-reach and are of heightened interest to many stakeholders (i.e., veterans who are experiencing current suicidal ideation or have not enrolled in VA health care). Although we were not specifically targeting groups such as suicidal veterans, our results suggest that we were successful in reaching individuals who were not simply ‘healthy and happy’. Indeed, the burden of probable mental health problems was striking in this sample</w:t>
      </w:r>
      <w:r w:rsidR="00E31F04">
        <w:rPr>
          <w:rFonts w:ascii="Arial" w:hAnsi="Arial" w:cs="Arial"/>
          <w:color w:val="000000"/>
        </w:rPr>
        <w:t>, as indicated by high rates of screening positive for active PTSD (52%), problematic drinking (51%), major depression (22%) and even suicidal ideation (22%).</w:t>
      </w:r>
      <w:r w:rsidR="00520F77">
        <w:rPr>
          <w:rFonts w:ascii="Arial" w:hAnsi="Arial" w:cs="Arial"/>
          <w:color w:val="000000"/>
        </w:rPr>
        <w:t xml:space="preserve"> We engaged participants in enrollment in this online survey at a rapid clip (nearly 600 participants in 6 weeks), </w:t>
      </w:r>
      <w:r w:rsidR="00484938">
        <w:rPr>
          <w:rFonts w:ascii="Arial" w:hAnsi="Arial" w:cs="Arial"/>
          <w:color w:val="000000"/>
        </w:rPr>
        <w:t xml:space="preserve">and </w:t>
      </w:r>
      <w:r w:rsidR="00520F77">
        <w:rPr>
          <w:rFonts w:ascii="Arial" w:hAnsi="Arial" w:cs="Arial"/>
          <w:color w:val="000000"/>
        </w:rPr>
        <w:t>at an overall cost of less than $20/participant, results that are comparable with prior studies[Whitaker C JMIR 2017; Topolovec-Vranic J JMIR 2016].</w:t>
      </w:r>
    </w:p>
    <w:p w14:paraId="644A6AAB" w14:textId="77777777" w:rsidR="001F29F5" w:rsidRDefault="001F29F5" w:rsidP="00B17AE5">
      <w:pPr>
        <w:rPr>
          <w:rFonts w:ascii="Arial" w:hAnsi="Arial" w:cs="Arial"/>
          <w:color w:val="000000"/>
        </w:rPr>
      </w:pPr>
    </w:p>
    <w:p w14:paraId="15EB070D" w14:textId="77777777" w:rsidR="003E3EA8" w:rsidRDefault="001F29F5" w:rsidP="00B17AE5">
      <w:pPr>
        <w:rPr>
          <w:rFonts w:ascii="Arial" w:hAnsi="Arial" w:cs="Arial"/>
          <w:color w:val="000000"/>
        </w:rPr>
      </w:pPr>
      <w:r>
        <w:rPr>
          <w:rFonts w:ascii="Arial" w:hAnsi="Arial" w:cs="Arial"/>
          <w:color w:val="000000"/>
        </w:rPr>
        <w:t>An important novel component of this study was the examination of what ad features are most likely to result in participation</w:t>
      </w:r>
      <w:r w:rsidR="00B072E2">
        <w:rPr>
          <w:rFonts w:ascii="Arial" w:hAnsi="Arial" w:cs="Arial"/>
          <w:color w:val="000000"/>
        </w:rPr>
        <w:t xml:space="preserve"> in engagement with the ad</w:t>
      </w:r>
      <w:r>
        <w:rPr>
          <w:rFonts w:ascii="Arial" w:hAnsi="Arial" w:cs="Arial"/>
          <w:color w:val="000000"/>
        </w:rPr>
        <w:t>.</w:t>
      </w:r>
      <w:r w:rsidR="00B072E2">
        <w:rPr>
          <w:rFonts w:ascii="Arial" w:hAnsi="Arial" w:cs="Arial"/>
          <w:color w:val="000000"/>
        </w:rPr>
        <w:t xml:space="preserve"> Our results suggest that what ad features work best depend on the </w:t>
      </w:r>
      <w:r w:rsidR="00B17AE5" w:rsidRPr="00886C3F">
        <w:rPr>
          <w:rFonts w:ascii="Arial" w:hAnsi="Arial" w:cs="Arial"/>
          <w:color w:val="000000"/>
        </w:rPr>
        <w:t xml:space="preserve">particular part of the engagement spectrum being measured as the outcome. </w:t>
      </w:r>
      <w:r w:rsidR="00B072E2">
        <w:rPr>
          <w:rFonts w:ascii="Arial" w:hAnsi="Arial" w:cs="Arial"/>
          <w:color w:val="000000"/>
        </w:rPr>
        <w:t>For instance, w</w:t>
      </w:r>
      <w:r w:rsidR="00B17AE5" w:rsidRPr="00886C3F">
        <w:rPr>
          <w:rFonts w:ascii="Arial" w:hAnsi="Arial" w:cs="Arial"/>
          <w:color w:val="000000"/>
        </w:rPr>
        <w:t>hen looking at the lower end of the engagement spectrum</w:t>
      </w:r>
      <w:r w:rsidR="00B072E2">
        <w:rPr>
          <w:rFonts w:ascii="Arial" w:hAnsi="Arial" w:cs="Arial"/>
          <w:color w:val="000000"/>
        </w:rPr>
        <w:t xml:space="preserve"> (e.g., impressions and clicks)</w:t>
      </w:r>
      <w:r w:rsidR="00B17AE5" w:rsidRPr="00886C3F">
        <w:rPr>
          <w:rFonts w:ascii="Arial" w:hAnsi="Arial" w:cs="Arial"/>
          <w:color w:val="000000"/>
        </w:rPr>
        <w:t xml:space="preserve">, the </w:t>
      </w:r>
      <w:r w:rsidR="00B072E2">
        <w:rPr>
          <w:rFonts w:ascii="Arial" w:hAnsi="Arial" w:cs="Arial"/>
          <w:color w:val="000000"/>
        </w:rPr>
        <w:t xml:space="preserve">image of soldiers </w:t>
      </w:r>
      <w:r w:rsidR="006533AB">
        <w:rPr>
          <w:rFonts w:ascii="Arial" w:hAnsi="Arial" w:cs="Arial"/>
          <w:color w:val="000000"/>
        </w:rPr>
        <w:t>or headlines containing a social norms message</w:t>
      </w:r>
      <w:r w:rsidR="00B072E2">
        <w:rPr>
          <w:rFonts w:ascii="Arial" w:hAnsi="Arial" w:cs="Arial"/>
          <w:color w:val="000000"/>
        </w:rPr>
        <w:t xml:space="preserve"> </w:t>
      </w:r>
      <w:r w:rsidR="006533AB">
        <w:rPr>
          <w:rFonts w:ascii="Arial" w:hAnsi="Arial" w:cs="Arial"/>
          <w:color w:val="000000"/>
        </w:rPr>
        <w:t>were relatively effective</w:t>
      </w:r>
      <w:r w:rsidR="00B072E2">
        <w:rPr>
          <w:rFonts w:ascii="Arial" w:hAnsi="Arial" w:cs="Arial"/>
          <w:color w:val="000000"/>
        </w:rPr>
        <w:t xml:space="preserve">. </w:t>
      </w:r>
    </w:p>
    <w:p w14:paraId="747A4AE5" w14:textId="77777777" w:rsidR="003E3EA8" w:rsidRDefault="003E3EA8" w:rsidP="00B17AE5">
      <w:pPr>
        <w:rPr>
          <w:rFonts w:ascii="Arial" w:hAnsi="Arial" w:cs="Arial"/>
          <w:color w:val="000000"/>
        </w:rPr>
      </w:pPr>
    </w:p>
    <w:p w14:paraId="129836D8" w14:textId="77777777" w:rsidR="003E3EA8" w:rsidRDefault="00CD6F9B" w:rsidP="00B17AE5">
      <w:pPr>
        <w:rPr>
          <w:rFonts w:ascii="Arial" w:hAnsi="Arial" w:cs="Arial"/>
          <w:color w:val="000000"/>
        </w:rPr>
      </w:pPr>
      <w:r w:rsidRPr="00886C3F">
        <w:rPr>
          <w:rFonts w:ascii="Arial" w:hAnsi="Arial" w:cs="Arial"/>
          <w:color w:val="000000"/>
        </w:rPr>
        <w:t xml:space="preserve">Yet results were </w:t>
      </w:r>
      <w:r w:rsidR="006E4E64">
        <w:rPr>
          <w:rFonts w:ascii="Arial" w:hAnsi="Arial" w:cs="Arial"/>
          <w:color w:val="000000"/>
        </w:rPr>
        <w:t>dissimilar</w:t>
      </w:r>
      <w:r w:rsidR="00B17AE5" w:rsidRPr="00886C3F">
        <w:rPr>
          <w:rFonts w:ascii="Arial" w:hAnsi="Arial" w:cs="Arial"/>
          <w:color w:val="000000"/>
        </w:rPr>
        <w:t xml:space="preserve"> when examining likelihood of survey participation by individuals with active suicidality. Put another way, </w:t>
      </w:r>
      <w:r w:rsidR="00B072E2">
        <w:rPr>
          <w:rFonts w:ascii="Arial" w:hAnsi="Arial" w:cs="Arial"/>
          <w:color w:val="000000"/>
        </w:rPr>
        <w:t>it may be that</w:t>
      </w:r>
      <w:r w:rsidR="00B17AE5" w:rsidRPr="00886C3F">
        <w:rPr>
          <w:rFonts w:ascii="Arial" w:hAnsi="Arial" w:cs="Arial"/>
          <w:color w:val="000000"/>
        </w:rPr>
        <w:t xml:space="preserve"> </w:t>
      </w:r>
      <w:r w:rsidR="00B072E2">
        <w:rPr>
          <w:rFonts w:ascii="Arial" w:hAnsi="Arial" w:cs="Arial"/>
          <w:color w:val="000000"/>
        </w:rPr>
        <w:t xml:space="preserve">among military veterans, the image of a solider is </w:t>
      </w:r>
      <w:r w:rsidR="00B17AE5" w:rsidRPr="00886C3F">
        <w:rPr>
          <w:rFonts w:ascii="Arial" w:hAnsi="Arial" w:cs="Arial"/>
          <w:color w:val="000000"/>
        </w:rPr>
        <w:t xml:space="preserve">a </w:t>
      </w:r>
      <w:r w:rsidR="00B072E2">
        <w:rPr>
          <w:rFonts w:ascii="Arial" w:hAnsi="Arial" w:cs="Arial"/>
          <w:color w:val="000000"/>
        </w:rPr>
        <w:t>‘</w:t>
      </w:r>
      <w:r w:rsidR="00B17AE5" w:rsidRPr="00886C3F">
        <w:rPr>
          <w:rFonts w:ascii="Arial" w:hAnsi="Arial" w:cs="Arial"/>
          <w:color w:val="000000"/>
        </w:rPr>
        <w:t>hook</w:t>
      </w:r>
      <w:r w:rsidR="00B072E2">
        <w:rPr>
          <w:rFonts w:ascii="Arial" w:hAnsi="Arial" w:cs="Arial"/>
          <w:color w:val="000000"/>
        </w:rPr>
        <w:t xml:space="preserve">’ </w:t>
      </w:r>
      <w:r w:rsidR="00B17AE5" w:rsidRPr="00886C3F">
        <w:rPr>
          <w:rFonts w:ascii="Arial" w:hAnsi="Arial" w:cs="Arial"/>
          <w:color w:val="000000"/>
        </w:rPr>
        <w:t xml:space="preserve">but this </w:t>
      </w:r>
      <w:r w:rsidR="00B072E2">
        <w:rPr>
          <w:rFonts w:ascii="Arial" w:hAnsi="Arial" w:cs="Arial"/>
          <w:color w:val="000000"/>
        </w:rPr>
        <w:t>may</w:t>
      </w:r>
      <w:r w:rsidR="00B17AE5" w:rsidRPr="00886C3F">
        <w:rPr>
          <w:rFonts w:ascii="Arial" w:hAnsi="Arial" w:cs="Arial"/>
          <w:color w:val="000000"/>
        </w:rPr>
        <w:t xml:space="preserve"> not translate into an advantage </w:t>
      </w:r>
      <w:r w:rsidR="00B072E2">
        <w:rPr>
          <w:rFonts w:ascii="Arial" w:hAnsi="Arial" w:cs="Arial"/>
          <w:color w:val="000000"/>
        </w:rPr>
        <w:t>when the ultimate goal is</w:t>
      </w:r>
      <w:r w:rsidR="00B17AE5" w:rsidRPr="00886C3F">
        <w:rPr>
          <w:rFonts w:ascii="Arial" w:hAnsi="Arial" w:cs="Arial"/>
          <w:color w:val="000000"/>
        </w:rPr>
        <w:t xml:space="preserve"> </w:t>
      </w:r>
      <w:r w:rsidR="00B072E2">
        <w:rPr>
          <w:rFonts w:ascii="Arial" w:hAnsi="Arial" w:cs="Arial"/>
          <w:color w:val="000000"/>
        </w:rPr>
        <w:t>research study</w:t>
      </w:r>
      <w:r w:rsidR="00B17AE5" w:rsidRPr="00886C3F">
        <w:rPr>
          <w:rFonts w:ascii="Arial" w:hAnsi="Arial" w:cs="Arial"/>
          <w:color w:val="000000"/>
        </w:rPr>
        <w:t xml:space="preserve"> participation among individuals most at-risk for mental health problems.</w:t>
      </w:r>
    </w:p>
    <w:p w14:paraId="747CB57C" w14:textId="77777777" w:rsidR="003E3EA8" w:rsidRDefault="003E3EA8" w:rsidP="00B17AE5">
      <w:pPr>
        <w:rPr>
          <w:rFonts w:ascii="Arial" w:hAnsi="Arial" w:cs="Arial"/>
          <w:color w:val="000000"/>
        </w:rPr>
      </w:pPr>
    </w:p>
    <w:p w14:paraId="6F4B5F03" w14:textId="77777777" w:rsidR="005B7BA2" w:rsidRPr="003E3EA8" w:rsidRDefault="003E3EA8">
      <w:pPr>
        <w:rPr>
          <w:rFonts w:ascii="Arial" w:hAnsi="Arial" w:cs="Arial"/>
          <w:color w:val="000000"/>
        </w:rPr>
      </w:pPr>
      <w:r>
        <w:rPr>
          <w:rFonts w:ascii="Arial" w:hAnsi="Arial" w:cs="Arial"/>
          <w:color w:val="000000"/>
        </w:rPr>
        <w:lastRenderedPageBreak/>
        <w:t>Prior research has identified messages that are preferred by individuals</w:t>
      </w:r>
      <w:r w:rsidRPr="00886C3F">
        <w:rPr>
          <w:rFonts w:ascii="Arial" w:hAnsi="Arial" w:cs="Arial"/>
          <w:color w:val="000000"/>
        </w:rPr>
        <w:t xml:space="preserve"> with suicidal ideation </w:t>
      </w:r>
      <w:r>
        <w:rPr>
          <w:rFonts w:ascii="Arial" w:hAnsi="Arial" w:cs="Arial"/>
          <w:color w:val="000000"/>
        </w:rPr>
        <w:t>being recruited into a research study [</w:t>
      </w:r>
      <w:r w:rsidRPr="00886C3F">
        <w:rPr>
          <w:rFonts w:ascii="Arial" w:hAnsi="Arial" w:cs="Arial"/>
          <w:color w:val="000000"/>
        </w:rPr>
        <w:t>W</w:t>
      </w:r>
      <w:r>
        <w:rPr>
          <w:rFonts w:ascii="Arial" w:hAnsi="Arial" w:cs="Arial"/>
          <w:color w:val="000000"/>
        </w:rPr>
        <w:t xml:space="preserve">hiteside U JMIR 2014]. </w:t>
      </w:r>
      <w:r w:rsidRPr="00886C3F">
        <w:rPr>
          <w:rFonts w:ascii="Arial" w:hAnsi="Arial" w:cs="Arial"/>
          <w:color w:val="000000"/>
        </w:rPr>
        <w:t xml:space="preserve">Our results expand on that work by showing </w:t>
      </w:r>
      <w:r>
        <w:rPr>
          <w:rFonts w:ascii="Arial" w:hAnsi="Arial" w:cs="Arial"/>
          <w:color w:val="000000"/>
        </w:rPr>
        <w:t xml:space="preserve">variation in </w:t>
      </w:r>
      <w:r w:rsidRPr="00886C3F">
        <w:rPr>
          <w:rFonts w:ascii="Arial" w:hAnsi="Arial" w:cs="Arial"/>
          <w:color w:val="000000"/>
        </w:rPr>
        <w:t xml:space="preserve">objective recruitment outcomes </w:t>
      </w:r>
      <w:r>
        <w:rPr>
          <w:rFonts w:ascii="Arial" w:hAnsi="Arial" w:cs="Arial"/>
          <w:color w:val="000000"/>
        </w:rPr>
        <w:t>based on ad</w:t>
      </w:r>
      <w:r w:rsidRPr="00886C3F">
        <w:rPr>
          <w:rFonts w:ascii="Arial" w:hAnsi="Arial" w:cs="Arial"/>
          <w:color w:val="000000"/>
        </w:rPr>
        <w:t xml:space="preserve"> messages and images </w:t>
      </w:r>
      <w:r>
        <w:rPr>
          <w:rFonts w:ascii="Arial" w:hAnsi="Arial" w:cs="Arial"/>
          <w:color w:val="000000"/>
        </w:rPr>
        <w:t>among individuals</w:t>
      </w:r>
      <w:r w:rsidRPr="00886C3F">
        <w:rPr>
          <w:rFonts w:ascii="Arial" w:hAnsi="Arial" w:cs="Arial"/>
          <w:color w:val="000000"/>
        </w:rPr>
        <w:t xml:space="preserve"> with elevated rates of psychiatric symptoms. </w:t>
      </w:r>
      <w:commentRangeStart w:id="42"/>
      <w:r w:rsidR="0044307B">
        <w:rPr>
          <w:rFonts w:ascii="Arial" w:hAnsi="Arial" w:cs="Arial"/>
          <w:color w:val="000000"/>
        </w:rPr>
        <w:t xml:space="preserve">One possible reason for the association between </w:t>
      </w:r>
      <w:r>
        <w:rPr>
          <w:rFonts w:ascii="Arial" w:hAnsi="Arial" w:cs="Arial"/>
          <w:color w:val="000000"/>
        </w:rPr>
        <w:t>survey participation and the</w:t>
      </w:r>
      <w:r w:rsidR="0044307B">
        <w:rPr>
          <w:rFonts w:ascii="Arial" w:hAnsi="Arial" w:cs="Arial"/>
          <w:color w:val="000000"/>
        </w:rPr>
        <w:t xml:space="preserve"> survey-taking image (which </w:t>
      </w:r>
      <w:r>
        <w:rPr>
          <w:rFonts w:ascii="Arial" w:hAnsi="Arial" w:cs="Arial"/>
          <w:color w:val="000000"/>
        </w:rPr>
        <w:t>showed</w:t>
      </w:r>
      <w:r w:rsidR="0044307B">
        <w:rPr>
          <w:rFonts w:ascii="Arial" w:hAnsi="Arial" w:cs="Arial"/>
          <w:color w:val="000000"/>
        </w:rPr>
        <w:t xml:space="preserve"> an iPad) </w:t>
      </w:r>
      <w:r w:rsidR="005032A6">
        <w:rPr>
          <w:rFonts w:ascii="Arial" w:hAnsi="Arial" w:cs="Arial"/>
          <w:color w:val="000000"/>
        </w:rPr>
        <w:t>may have to do with</w:t>
      </w:r>
      <w:r w:rsidR="0044307B">
        <w:rPr>
          <w:rFonts w:ascii="Arial" w:hAnsi="Arial" w:cs="Arial"/>
          <w:color w:val="000000"/>
        </w:rPr>
        <w:t xml:space="preserve"> </w:t>
      </w:r>
      <w:r w:rsidR="005032A6">
        <w:rPr>
          <w:rFonts w:ascii="Arial" w:hAnsi="Arial" w:cs="Arial"/>
          <w:color w:val="000000"/>
        </w:rPr>
        <w:t>cognitive differences and attentional biases</w:t>
      </w:r>
      <w:r w:rsidR="0044307B">
        <w:rPr>
          <w:rFonts w:ascii="Arial" w:hAnsi="Arial" w:cs="Arial"/>
          <w:color w:val="000000"/>
        </w:rPr>
        <w:t xml:space="preserve"> among individuals with suicidality</w:t>
      </w:r>
      <w:r w:rsidR="005032A6">
        <w:rPr>
          <w:rFonts w:ascii="Arial" w:hAnsi="Arial" w:cs="Arial"/>
          <w:color w:val="000000"/>
        </w:rPr>
        <w:t>, given prior research on attentional biases among individuals with active psychopathology</w:t>
      </w:r>
      <w:commentRangeEnd w:id="42"/>
      <w:r w:rsidR="005032A6">
        <w:rPr>
          <w:rStyle w:val="CommentReference"/>
          <w:vanish/>
        </w:rPr>
        <w:commentReference w:id="42"/>
      </w:r>
      <w:r w:rsidR="005032A6">
        <w:rPr>
          <w:rFonts w:ascii="Arial" w:hAnsi="Arial" w:cs="Arial"/>
          <w:color w:val="000000"/>
        </w:rPr>
        <w:t xml:space="preserve"> [</w:t>
      </w:r>
      <w:commentRangeStart w:id="43"/>
      <w:r w:rsidR="005032A6">
        <w:rPr>
          <w:rFonts w:ascii="Arial" w:hAnsi="Arial" w:cs="Arial"/>
          <w:color w:val="000000"/>
        </w:rPr>
        <w:t>Yiend J J Cognition Emotion 2010</w:t>
      </w:r>
      <w:commentRangeEnd w:id="43"/>
      <w:r w:rsidR="005032A6">
        <w:rPr>
          <w:rStyle w:val="CommentReference"/>
          <w:vanish/>
        </w:rPr>
        <w:commentReference w:id="43"/>
      </w:r>
      <w:r w:rsidR="0044307B">
        <w:rPr>
          <w:rFonts w:ascii="Arial" w:hAnsi="Arial" w:cs="Arial"/>
          <w:color w:val="000000"/>
        </w:rPr>
        <w:t>].</w:t>
      </w:r>
    </w:p>
    <w:p w14:paraId="3988F7CB" w14:textId="77777777" w:rsidR="008C6716" w:rsidRDefault="008C6716">
      <w:pPr>
        <w:rPr>
          <w:rFonts w:ascii="Arial" w:hAnsi="Arial" w:cs="Arial"/>
          <w:b/>
          <w:color w:val="000000"/>
        </w:rPr>
      </w:pPr>
    </w:p>
    <w:p w14:paraId="5696EA68" w14:textId="77777777" w:rsidR="008C6716" w:rsidRPr="00886C3F" w:rsidRDefault="008C6716" w:rsidP="008C6716">
      <w:pPr>
        <w:rPr>
          <w:rFonts w:ascii="Arial" w:hAnsi="Arial" w:cs="Arial"/>
          <w:i/>
          <w:color w:val="000000"/>
        </w:rPr>
      </w:pPr>
      <w:r w:rsidRPr="00886C3F">
        <w:rPr>
          <w:rFonts w:ascii="Arial" w:hAnsi="Arial" w:cs="Arial"/>
          <w:i/>
          <w:color w:val="000000"/>
        </w:rPr>
        <w:t>Limitations and Future Directions</w:t>
      </w:r>
    </w:p>
    <w:p w14:paraId="76AB7271" w14:textId="77777777" w:rsidR="008C6716" w:rsidRPr="00520F77" w:rsidRDefault="008C6716" w:rsidP="008C6716">
      <w:pPr>
        <w:rPr>
          <w:rFonts w:ascii="Arial" w:hAnsi="Arial" w:cs="Arial"/>
          <w:color w:val="000000"/>
        </w:rPr>
      </w:pPr>
      <w:r w:rsidRPr="00520F77">
        <w:rPr>
          <w:rFonts w:ascii="Arial" w:hAnsi="Arial" w:cs="Arial"/>
          <w:color w:val="000000"/>
        </w:rPr>
        <w:t xml:space="preserve">As with all studies, there are limitations to the current work. </w:t>
      </w:r>
      <w:r>
        <w:rPr>
          <w:rFonts w:ascii="Arial" w:hAnsi="Arial" w:cs="Arial"/>
          <w:color w:val="000000"/>
        </w:rPr>
        <w:t xml:space="preserve">Our results may not generalize to non-veteran populations, or even all military veterans, because we focused on recent-era veterans. </w:t>
      </w:r>
      <w:r w:rsidR="008B7EB5">
        <w:rPr>
          <w:rFonts w:ascii="Arial" w:hAnsi="Arial" w:cs="Arial"/>
          <w:color w:val="000000"/>
        </w:rPr>
        <w:t xml:space="preserve">As participation in this study only involved a one-time online survey, it is not clear if the same strategies would be effective for </w:t>
      </w:r>
      <w:r w:rsidR="00627834">
        <w:rPr>
          <w:rFonts w:ascii="Arial" w:hAnsi="Arial" w:cs="Arial"/>
          <w:color w:val="000000"/>
        </w:rPr>
        <w:t xml:space="preserve">treatment </w:t>
      </w:r>
      <w:r w:rsidR="008B7EB5">
        <w:rPr>
          <w:rFonts w:ascii="Arial" w:hAnsi="Arial" w:cs="Arial"/>
          <w:color w:val="000000"/>
        </w:rPr>
        <w:t>engagemen</w:t>
      </w:r>
      <w:r w:rsidR="00627834">
        <w:rPr>
          <w:rFonts w:ascii="Arial" w:hAnsi="Arial" w:cs="Arial"/>
          <w:color w:val="000000"/>
        </w:rPr>
        <w:t xml:space="preserve">t, or engagement in research requiring a higher burden (e.g., </w:t>
      </w:r>
      <w:r w:rsidR="008B7EB5">
        <w:rPr>
          <w:rFonts w:ascii="Arial" w:hAnsi="Arial" w:cs="Arial"/>
          <w:color w:val="000000"/>
        </w:rPr>
        <w:t xml:space="preserve">intervention or longitudinal </w:t>
      </w:r>
      <w:r w:rsidR="00627834">
        <w:rPr>
          <w:rFonts w:ascii="Arial" w:hAnsi="Arial" w:cs="Arial"/>
          <w:color w:val="000000"/>
        </w:rPr>
        <w:t>cohort study)</w:t>
      </w:r>
      <w:r w:rsidR="008B7EB5">
        <w:rPr>
          <w:rFonts w:ascii="Arial" w:hAnsi="Arial" w:cs="Arial"/>
          <w:color w:val="000000"/>
        </w:rPr>
        <w:t xml:space="preserve">. </w:t>
      </w:r>
      <w:r w:rsidR="00627834">
        <w:rPr>
          <w:rFonts w:ascii="Arial" w:hAnsi="Arial" w:cs="Arial"/>
          <w:color w:val="000000"/>
        </w:rPr>
        <w:t>Finally, i</w:t>
      </w:r>
      <w:r w:rsidRPr="00520F77">
        <w:rPr>
          <w:rFonts w:ascii="Arial" w:hAnsi="Arial" w:cs="Arial"/>
          <w:color w:val="000000"/>
        </w:rPr>
        <w:t>t is possible that individuals perceived our ads in ways different than hypothesized (e.g., the “survey-taking” image could have been perceived as that of “computer technology”).</w:t>
      </w:r>
    </w:p>
    <w:p w14:paraId="2A525103" w14:textId="77777777" w:rsidR="00AD5383" w:rsidRPr="00886C3F" w:rsidRDefault="00AD5383">
      <w:pPr>
        <w:rPr>
          <w:rFonts w:ascii="Arial" w:hAnsi="Arial" w:cs="Arial"/>
          <w:b/>
          <w:color w:val="000000"/>
        </w:rPr>
      </w:pPr>
    </w:p>
    <w:p w14:paraId="32FAB296" w14:textId="77777777" w:rsidR="00AD5383" w:rsidRPr="00886C3F" w:rsidRDefault="008C6716">
      <w:pPr>
        <w:rPr>
          <w:rFonts w:ascii="Arial" w:hAnsi="Arial" w:cs="Arial"/>
          <w:i/>
          <w:color w:val="000000"/>
        </w:rPr>
      </w:pPr>
      <w:r>
        <w:rPr>
          <w:rFonts w:ascii="Arial" w:hAnsi="Arial" w:cs="Arial"/>
          <w:i/>
          <w:color w:val="000000"/>
        </w:rPr>
        <w:t>Conclusions</w:t>
      </w:r>
    </w:p>
    <w:p w14:paraId="56A1FDCE" w14:textId="77777777" w:rsidR="00085E4A" w:rsidRPr="00517097" w:rsidRDefault="00517097">
      <w:pPr>
        <w:rPr>
          <w:rFonts w:ascii="Arial" w:hAnsi="Arial" w:cs="Arial"/>
          <w:color w:val="000000"/>
        </w:rPr>
      </w:pPr>
      <w:r>
        <w:rPr>
          <w:rFonts w:ascii="Arial" w:hAnsi="Arial" w:cs="Arial"/>
          <w:color w:val="000000"/>
        </w:rPr>
        <w:t xml:space="preserve">Taken together, our study findings suggest that Facebook ads are an effective </w:t>
      </w:r>
      <w:r w:rsidR="00B436D5">
        <w:rPr>
          <w:rFonts w:ascii="Arial" w:hAnsi="Arial" w:cs="Arial"/>
          <w:color w:val="000000"/>
        </w:rPr>
        <w:t>medium for identifying, reaching, and recruiting military veterans. Stakeholders as varied as health system administrators and public health officials can use our study results to inform efforts to reach veterans disconnected from the health care system or at risk for suicidal ideation.</w:t>
      </w:r>
    </w:p>
    <w:p w14:paraId="1F92B575" w14:textId="77777777" w:rsidR="00AD5383" w:rsidRPr="00886C3F" w:rsidRDefault="00AD5383">
      <w:pPr>
        <w:rPr>
          <w:rFonts w:ascii="Arial" w:hAnsi="Arial" w:cs="Arial"/>
          <w:b/>
          <w:color w:val="000000"/>
        </w:rPr>
      </w:pPr>
    </w:p>
    <w:p w14:paraId="5A481960" w14:textId="77777777" w:rsidR="003F0678" w:rsidRDefault="003F0678">
      <w:pPr>
        <w:rPr>
          <w:rFonts w:ascii="Arial" w:hAnsi="Arial" w:cs="Arial"/>
          <w:color w:val="000000"/>
        </w:rPr>
      </w:pPr>
      <w:r>
        <w:rPr>
          <w:rFonts w:ascii="Arial" w:hAnsi="Arial" w:cs="Arial"/>
          <w:color w:val="000000"/>
        </w:rPr>
        <w:br w:type="page"/>
      </w:r>
    </w:p>
    <w:p w14:paraId="1B0269D8" w14:textId="77777777" w:rsidR="003F0678" w:rsidRPr="003F0678" w:rsidRDefault="003F0678">
      <w:pPr>
        <w:rPr>
          <w:rFonts w:ascii="Arial" w:hAnsi="Arial" w:cs="Arial"/>
          <w:b/>
          <w:color w:val="000000"/>
        </w:rPr>
      </w:pPr>
      <w:r w:rsidRPr="003F0678">
        <w:rPr>
          <w:rFonts w:ascii="Arial" w:hAnsi="Arial" w:cs="Arial"/>
          <w:b/>
          <w:color w:val="000000"/>
        </w:rPr>
        <w:lastRenderedPageBreak/>
        <w:t>References</w:t>
      </w:r>
    </w:p>
    <w:p w14:paraId="46A34182" w14:textId="77777777" w:rsidR="00635619" w:rsidRPr="00886C3F" w:rsidRDefault="00635619">
      <w:pPr>
        <w:rPr>
          <w:rFonts w:ascii="Arial" w:hAnsi="Arial" w:cs="Arial"/>
          <w:color w:val="000000"/>
        </w:rPr>
      </w:pPr>
    </w:p>
    <w:p w14:paraId="0015015B" w14:textId="77777777" w:rsidR="003F0678" w:rsidRPr="003F0678" w:rsidRDefault="003F0678" w:rsidP="003F0678">
      <w:pPr>
        <w:pStyle w:val="Bibliography"/>
        <w:rPr>
          <w:rFonts w:ascii="Arial" w:hAnsi="Arial"/>
          <w:color w:val="000000"/>
        </w:rPr>
      </w:pPr>
      <w:r>
        <w:rPr>
          <w:rFonts w:ascii="Arial" w:hAnsi="Arial"/>
          <w:b/>
          <w:color w:val="000000"/>
          <w:szCs w:val="21"/>
        </w:rPr>
        <w:fldChar w:fldCharType="begin"/>
      </w:r>
      <w:r>
        <w:rPr>
          <w:rFonts w:ascii="Arial" w:hAnsi="Arial"/>
          <w:b/>
          <w:color w:val="000000"/>
          <w:szCs w:val="21"/>
        </w:rPr>
        <w:instrText xml:space="preserve"> ADDIN ZOTERO_BIBL {"custom":[]} </w:instrText>
      </w:r>
      <w:r>
        <w:rPr>
          <w:rFonts w:ascii="Arial" w:hAnsi="Arial"/>
          <w:b/>
          <w:color w:val="000000"/>
          <w:szCs w:val="21"/>
        </w:rPr>
        <w:fldChar w:fldCharType="separate"/>
      </w:r>
      <w:r w:rsidRPr="003F0678">
        <w:rPr>
          <w:rFonts w:ascii="Arial" w:hAnsi="Arial"/>
          <w:color w:val="000000"/>
        </w:rPr>
        <w:t xml:space="preserve">Andreoni, J. (1990). Impure altruism and donations to public goods: A theory of warm-glow giving. </w:t>
      </w:r>
      <w:r w:rsidRPr="003F0678">
        <w:rPr>
          <w:rFonts w:ascii="Arial" w:hAnsi="Arial"/>
          <w:i/>
          <w:iCs/>
          <w:color w:val="000000"/>
        </w:rPr>
        <w:t>Economic Journal</w:t>
      </w:r>
      <w:r w:rsidRPr="003F0678">
        <w:rPr>
          <w:rFonts w:ascii="Arial" w:hAnsi="Arial"/>
          <w:color w:val="000000"/>
        </w:rPr>
        <w:t xml:space="preserve">, </w:t>
      </w:r>
      <w:r w:rsidRPr="003F0678">
        <w:rPr>
          <w:rFonts w:ascii="Arial" w:hAnsi="Arial"/>
          <w:i/>
          <w:iCs/>
          <w:color w:val="000000"/>
        </w:rPr>
        <w:t>100</w:t>
      </w:r>
      <w:r w:rsidRPr="003F0678">
        <w:rPr>
          <w:rFonts w:ascii="Arial" w:hAnsi="Arial"/>
          <w:color w:val="000000"/>
        </w:rPr>
        <w:t>, 464–477.</w:t>
      </w:r>
    </w:p>
    <w:p w14:paraId="40E1AD77" w14:textId="77777777" w:rsidR="003F0678" w:rsidRPr="003F0678" w:rsidRDefault="003F0678" w:rsidP="003F0678">
      <w:pPr>
        <w:pStyle w:val="Bibliography"/>
        <w:rPr>
          <w:rFonts w:ascii="Arial" w:hAnsi="Arial"/>
          <w:color w:val="000000"/>
        </w:rPr>
      </w:pPr>
      <w:r w:rsidRPr="003F0678">
        <w:rPr>
          <w:rFonts w:ascii="Arial" w:hAnsi="Arial"/>
          <w:color w:val="000000"/>
        </w:rPr>
        <w:t xml:space="preserve">Avey, J. B., Luthans, F., &amp; Youssef, C. M. (2010). The Additive Value of Positive Psychological Capital in Predicting Work Attitudes and Behaviors. </w:t>
      </w:r>
      <w:r w:rsidRPr="003F0678">
        <w:rPr>
          <w:rFonts w:ascii="Arial" w:hAnsi="Arial"/>
          <w:i/>
          <w:iCs/>
          <w:color w:val="000000"/>
        </w:rPr>
        <w:t>Journal of Management</w:t>
      </w:r>
      <w:r w:rsidRPr="003F0678">
        <w:rPr>
          <w:rFonts w:ascii="Arial" w:hAnsi="Arial"/>
          <w:color w:val="000000"/>
        </w:rPr>
        <w:t xml:space="preserve">, </w:t>
      </w:r>
      <w:r w:rsidRPr="003F0678">
        <w:rPr>
          <w:rFonts w:ascii="Arial" w:hAnsi="Arial"/>
          <w:i/>
          <w:iCs/>
          <w:color w:val="000000"/>
        </w:rPr>
        <w:t>36</w:t>
      </w:r>
      <w:r w:rsidRPr="003F0678">
        <w:rPr>
          <w:rFonts w:ascii="Arial" w:hAnsi="Arial"/>
          <w:color w:val="000000"/>
        </w:rPr>
        <w:t>(2), 430–452. https://doi.org/10.1177/0149206308329961</w:t>
      </w:r>
    </w:p>
    <w:p w14:paraId="2CC88AEB" w14:textId="77777777" w:rsidR="003F0678" w:rsidRPr="003F0678" w:rsidRDefault="003F0678" w:rsidP="003F0678">
      <w:pPr>
        <w:pStyle w:val="Bibliography"/>
        <w:rPr>
          <w:rFonts w:ascii="Arial" w:hAnsi="Arial"/>
          <w:color w:val="000000"/>
        </w:rPr>
      </w:pPr>
      <w:r w:rsidRPr="003F0678">
        <w:rPr>
          <w:rFonts w:ascii="Arial" w:hAnsi="Arial"/>
          <w:color w:val="000000"/>
        </w:rPr>
        <w:t xml:space="preserve">Bush, K., Kivlahan, D. R., McDonell, M. B., Fihn, S. D., &amp; Bradley, K. A. (1998). The AUDIT alcohol consumption questions (AUDIT-C): an effective brief screening test for problem drinking. Ambulatory Care Quality Improvement Project (ACQUIP). Alcohol Use Disorders Identification Test. </w:t>
      </w:r>
      <w:r w:rsidRPr="003F0678">
        <w:rPr>
          <w:rFonts w:ascii="Arial" w:hAnsi="Arial"/>
          <w:i/>
          <w:iCs/>
          <w:color w:val="000000"/>
        </w:rPr>
        <w:t>Archives of Internal Medicine</w:t>
      </w:r>
      <w:r w:rsidRPr="003F0678">
        <w:rPr>
          <w:rFonts w:ascii="Arial" w:hAnsi="Arial"/>
          <w:color w:val="000000"/>
        </w:rPr>
        <w:t xml:space="preserve">, </w:t>
      </w:r>
      <w:r w:rsidRPr="003F0678">
        <w:rPr>
          <w:rFonts w:ascii="Arial" w:hAnsi="Arial"/>
          <w:i/>
          <w:iCs/>
          <w:color w:val="000000"/>
        </w:rPr>
        <w:t>158</w:t>
      </w:r>
      <w:r w:rsidRPr="003F0678">
        <w:rPr>
          <w:rFonts w:ascii="Arial" w:hAnsi="Arial"/>
          <w:color w:val="000000"/>
        </w:rPr>
        <w:t>(16), 1789–1795.</w:t>
      </w:r>
    </w:p>
    <w:p w14:paraId="248634EF" w14:textId="77777777" w:rsidR="003F0678" w:rsidRPr="003F0678" w:rsidRDefault="003F0678" w:rsidP="003F0678">
      <w:pPr>
        <w:pStyle w:val="Bibliography"/>
        <w:rPr>
          <w:rFonts w:ascii="Arial" w:hAnsi="Arial"/>
          <w:color w:val="000000"/>
        </w:rPr>
      </w:pPr>
      <w:r w:rsidRPr="003F0678">
        <w:rPr>
          <w:rFonts w:ascii="Arial" w:hAnsi="Arial"/>
          <w:color w:val="000000"/>
        </w:rPr>
        <w:t xml:space="preserve">Cialdini, R. B. (2007). Descriptive Social Norms as Underappreciated Sources of Social Control. </w:t>
      </w:r>
      <w:r w:rsidRPr="003F0678">
        <w:rPr>
          <w:rFonts w:ascii="Arial" w:hAnsi="Arial"/>
          <w:i/>
          <w:iCs/>
          <w:color w:val="000000"/>
        </w:rPr>
        <w:t>Psychometrika</w:t>
      </w:r>
      <w:r w:rsidRPr="003F0678">
        <w:rPr>
          <w:rFonts w:ascii="Arial" w:hAnsi="Arial"/>
          <w:color w:val="000000"/>
        </w:rPr>
        <w:t xml:space="preserve">, </w:t>
      </w:r>
      <w:r w:rsidRPr="003F0678">
        <w:rPr>
          <w:rFonts w:ascii="Arial" w:hAnsi="Arial"/>
          <w:i/>
          <w:iCs/>
          <w:color w:val="000000"/>
        </w:rPr>
        <w:t>72</w:t>
      </w:r>
      <w:r w:rsidRPr="003F0678">
        <w:rPr>
          <w:rFonts w:ascii="Arial" w:hAnsi="Arial"/>
          <w:color w:val="000000"/>
        </w:rPr>
        <w:t>(2), 263. https://doi.org/10.1007/s11336-006-1560-6</w:t>
      </w:r>
    </w:p>
    <w:p w14:paraId="4BA98D50" w14:textId="77777777" w:rsidR="003F0678" w:rsidRPr="003F0678" w:rsidRDefault="003F0678" w:rsidP="003F0678">
      <w:pPr>
        <w:pStyle w:val="Bibliography"/>
        <w:rPr>
          <w:rFonts w:ascii="Arial" w:hAnsi="Arial"/>
          <w:color w:val="000000"/>
        </w:rPr>
      </w:pPr>
      <w:r w:rsidRPr="003F0678">
        <w:rPr>
          <w:rFonts w:ascii="Arial" w:hAnsi="Arial"/>
          <w:color w:val="000000"/>
        </w:rPr>
        <w:t xml:space="preserve">Dolan, P., Hallsworth, M., Halpern, D., King, D., Metcalfe, R., &amp; Vlaev, I. (2012). Influencing behavior: The mindspace way. </w:t>
      </w:r>
      <w:r w:rsidRPr="003F0678">
        <w:rPr>
          <w:rFonts w:ascii="Arial" w:hAnsi="Arial"/>
          <w:i/>
          <w:iCs/>
          <w:color w:val="000000"/>
        </w:rPr>
        <w:t>Journal of Economic Psychology</w:t>
      </w:r>
      <w:r w:rsidRPr="003F0678">
        <w:rPr>
          <w:rFonts w:ascii="Arial" w:hAnsi="Arial"/>
          <w:color w:val="000000"/>
        </w:rPr>
        <w:t xml:space="preserve">, </w:t>
      </w:r>
      <w:r w:rsidRPr="003F0678">
        <w:rPr>
          <w:rFonts w:ascii="Arial" w:hAnsi="Arial"/>
          <w:i/>
          <w:iCs/>
          <w:color w:val="000000"/>
        </w:rPr>
        <w:t>33</w:t>
      </w:r>
      <w:r w:rsidRPr="003F0678">
        <w:rPr>
          <w:rFonts w:ascii="Arial" w:hAnsi="Arial"/>
          <w:color w:val="000000"/>
        </w:rPr>
        <w:t>, 264–277.</w:t>
      </w:r>
    </w:p>
    <w:p w14:paraId="429F23C2" w14:textId="77777777" w:rsidR="003F0678" w:rsidRPr="003F0678" w:rsidRDefault="003F0678" w:rsidP="003F0678">
      <w:pPr>
        <w:pStyle w:val="Bibliography"/>
        <w:rPr>
          <w:rFonts w:ascii="Arial" w:hAnsi="Arial"/>
          <w:color w:val="000000"/>
        </w:rPr>
      </w:pPr>
      <w:r w:rsidRPr="003F0678">
        <w:rPr>
          <w:rFonts w:ascii="Arial" w:hAnsi="Arial"/>
          <w:color w:val="000000"/>
        </w:rPr>
        <w:t xml:space="preserve">Joiner, T. E., Pfaff, J. J., &amp; Acres, J. G. (2002). A brief screening tool for suicidal symptoms in adolescents and young adults in general health settings: reliability and validity data from the Australian National General Practice Youth Suicide Prevention Project. </w:t>
      </w:r>
      <w:r w:rsidRPr="003F0678">
        <w:rPr>
          <w:rFonts w:ascii="Arial" w:hAnsi="Arial"/>
          <w:i/>
          <w:iCs/>
          <w:color w:val="000000"/>
        </w:rPr>
        <w:t>Behaviour Research and Therapy</w:t>
      </w:r>
      <w:r w:rsidRPr="003F0678">
        <w:rPr>
          <w:rFonts w:ascii="Arial" w:hAnsi="Arial"/>
          <w:color w:val="000000"/>
        </w:rPr>
        <w:t xml:space="preserve">, </w:t>
      </w:r>
      <w:r w:rsidRPr="003F0678">
        <w:rPr>
          <w:rFonts w:ascii="Arial" w:hAnsi="Arial"/>
          <w:i/>
          <w:iCs/>
          <w:color w:val="000000"/>
        </w:rPr>
        <w:t>40</w:t>
      </w:r>
      <w:r w:rsidRPr="003F0678">
        <w:rPr>
          <w:rFonts w:ascii="Arial" w:hAnsi="Arial"/>
          <w:color w:val="000000"/>
        </w:rPr>
        <w:t>(4), 471–481.</w:t>
      </w:r>
    </w:p>
    <w:p w14:paraId="6E2BA051" w14:textId="77777777" w:rsidR="003F0678" w:rsidRPr="003F0678" w:rsidRDefault="003F0678" w:rsidP="003F0678">
      <w:pPr>
        <w:pStyle w:val="Bibliography"/>
        <w:rPr>
          <w:rFonts w:ascii="Arial" w:hAnsi="Arial"/>
          <w:color w:val="000000"/>
        </w:rPr>
      </w:pPr>
      <w:r w:rsidRPr="003F0678">
        <w:rPr>
          <w:rFonts w:ascii="Arial" w:hAnsi="Arial"/>
          <w:color w:val="000000"/>
        </w:rPr>
        <w:t xml:space="preserve">Kroenke, K., Spitzer, R. L., &amp; Williams, J. B. W. D. (2003). The Patient Health Questionnaire-2: Validity of a Two-Item Depression Screener. </w:t>
      </w:r>
      <w:r w:rsidRPr="003F0678">
        <w:rPr>
          <w:rFonts w:ascii="Arial" w:hAnsi="Arial"/>
          <w:i/>
          <w:iCs/>
          <w:color w:val="000000"/>
        </w:rPr>
        <w:t>Medical Care</w:t>
      </w:r>
      <w:r w:rsidRPr="003F0678">
        <w:rPr>
          <w:rFonts w:ascii="Arial" w:hAnsi="Arial"/>
          <w:color w:val="000000"/>
        </w:rPr>
        <w:t xml:space="preserve">, </w:t>
      </w:r>
      <w:r w:rsidRPr="003F0678">
        <w:rPr>
          <w:rFonts w:ascii="Arial" w:hAnsi="Arial"/>
          <w:i/>
          <w:iCs/>
          <w:color w:val="000000"/>
        </w:rPr>
        <w:t>41</w:t>
      </w:r>
      <w:r w:rsidRPr="003F0678">
        <w:rPr>
          <w:rFonts w:ascii="Arial" w:hAnsi="Arial"/>
          <w:color w:val="000000"/>
        </w:rPr>
        <w:t>(11), 1284–1292.</w:t>
      </w:r>
    </w:p>
    <w:p w14:paraId="1AB23146" w14:textId="77777777" w:rsidR="003F0678" w:rsidRPr="003F0678" w:rsidRDefault="003F0678" w:rsidP="003F0678">
      <w:pPr>
        <w:pStyle w:val="Bibliography"/>
        <w:rPr>
          <w:rFonts w:ascii="Arial" w:hAnsi="Arial"/>
          <w:color w:val="000000"/>
        </w:rPr>
      </w:pPr>
      <w:r w:rsidRPr="003F0678">
        <w:rPr>
          <w:rFonts w:ascii="Arial" w:hAnsi="Arial"/>
          <w:color w:val="000000"/>
        </w:rPr>
        <w:t xml:space="preserve">Oeldorf-Hirsch, A., &amp; Sundar, S. S. (2015). Posting, commenting, and tagging: Effects of sharing news stories on Facebook. </w:t>
      </w:r>
      <w:r w:rsidRPr="003F0678">
        <w:rPr>
          <w:rFonts w:ascii="Arial" w:hAnsi="Arial"/>
          <w:i/>
          <w:iCs/>
          <w:color w:val="000000"/>
        </w:rPr>
        <w:t>Computers in Human Behavior</w:t>
      </w:r>
      <w:r w:rsidRPr="003F0678">
        <w:rPr>
          <w:rFonts w:ascii="Arial" w:hAnsi="Arial"/>
          <w:color w:val="000000"/>
        </w:rPr>
        <w:t xml:space="preserve">, </w:t>
      </w:r>
      <w:r w:rsidRPr="003F0678">
        <w:rPr>
          <w:rFonts w:ascii="Arial" w:hAnsi="Arial"/>
          <w:i/>
          <w:iCs/>
          <w:color w:val="000000"/>
        </w:rPr>
        <w:t>44</w:t>
      </w:r>
      <w:r w:rsidRPr="003F0678">
        <w:rPr>
          <w:rFonts w:ascii="Arial" w:hAnsi="Arial"/>
          <w:color w:val="000000"/>
        </w:rPr>
        <w:t>(Supplement C), 240–249. https://doi.org/10.1016/j.chb.2014.11.024</w:t>
      </w:r>
    </w:p>
    <w:p w14:paraId="411908FF" w14:textId="77777777" w:rsidR="003F0678" w:rsidRPr="003F0678" w:rsidRDefault="003F0678" w:rsidP="003F0678">
      <w:pPr>
        <w:pStyle w:val="Bibliography"/>
        <w:rPr>
          <w:rFonts w:ascii="Arial" w:hAnsi="Arial"/>
          <w:color w:val="000000"/>
        </w:rPr>
      </w:pPr>
      <w:r w:rsidRPr="003F0678">
        <w:rPr>
          <w:rFonts w:ascii="Arial" w:hAnsi="Arial"/>
          <w:color w:val="000000"/>
        </w:rPr>
        <w:t xml:space="preserve">Prins, A., Bovin, M. J., Smolenski, D. J., Marx, B. P., Kimerling, R., Jenkins-Guarnieri, M. A., … Tiet, Q. Q. (2016). The Primary Care PTSD Screen for DSM-5 (PC-PTSD-5): Development and Evaluation Within a Veteran Primary Care Sample. </w:t>
      </w:r>
      <w:r w:rsidRPr="003F0678">
        <w:rPr>
          <w:rFonts w:ascii="Arial" w:hAnsi="Arial"/>
          <w:i/>
          <w:iCs/>
          <w:color w:val="000000"/>
        </w:rPr>
        <w:t>Journal of General Internal Medicine</w:t>
      </w:r>
      <w:r w:rsidRPr="003F0678">
        <w:rPr>
          <w:rFonts w:ascii="Arial" w:hAnsi="Arial"/>
          <w:color w:val="000000"/>
        </w:rPr>
        <w:t xml:space="preserve">, </w:t>
      </w:r>
      <w:r w:rsidRPr="003F0678">
        <w:rPr>
          <w:rFonts w:ascii="Arial" w:hAnsi="Arial"/>
          <w:i/>
          <w:iCs/>
          <w:color w:val="000000"/>
        </w:rPr>
        <w:t>31</w:t>
      </w:r>
      <w:r w:rsidRPr="003F0678">
        <w:rPr>
          <w:rFonts w:ascii="Arial" w:hAnsi="Arial"/>
          <w:color w:val="000000"/>
        </w:rPr>
        <w:t>(10), 1206–1211. https://doi.org/10.1007/s11606-016-3703-5</w:t>
      </w:r>
    </w:p>
    <w:p w14:paraId="787AEBCF" w14:textId="77777777" w:rsidR="003F0678" w:rsidRPr="003F0678" w:rsidRDefault="003F0678" w:rsidP="003F0678">
      <w:pPr>
        <w:pStyle w:val="Bibliography"/>
        <w:rPr>
          <w:rFonts w:ascii="Arial" w:hAnsi="Arial"/>
          <w:color w:val="000000"/>
        </w:rPr>
      </w:pPr>
      <w:r w:rsidRPr="003F0678">
        <w:rPr>
          <w:rFonts w:ascii="Arial" w:hAnsi="Arial"/>
          <w:color w:val="000000"/>
        </w:rPr>
        <w:t xml:space="preserve">von Glischinski, M., Teismann, T., Prinz, S., Gebauer, J. E., &amp; Hirschfeld, G. (2016). Depressive Symptom Inventory Suicidality Subscale: Optimal Cut Points for Clinical and Non-Clinical Samples. </w:t>
      </w:r>
      <w:r w:rsidRPr="003F0678">
        <w:rPr>
          <w:rFonts w:ascii="Arial" w:hAnsi="Arial"/>
          <w:i/>
          <w:iCs/>
          <w:color w:val="000000"/>
        </w:rPr>
        <w:t>Clinical Psychology &amp; Psychotherapy</w:t>
      </w:r>
      <w:r w:rsidRPr="003F0678">
        <w:rPr>
          <w:rFonts w:ascii="Arial" w:hAnsi="Arial"/>
          <w:color w:val="000000"/>
        </w:rPr>
        <w:t xml:space="preserve">, </w:t>
      </w:r>
      <w:r w:rsidRPr="003F0678">
        <w:rPr>
          <w:rFonts w:ascii="Arial" w:hAnsi="Arial"/>
          <w:i/>
          <w:iCs/>
          <w:color w:val="000000"/>
        </w:rPr>
        <w:t>23</w:t>
      </w:r>
      <w:r w:rsidRPr="003F0678">
        <w:rPr>
          <w:rFonts w:ascii="Arial" w:hAnsi="Arial"/>
          <w:color w:val="000000"/>
        </w:rPr>
        <w:t>(6), 543–549. https://doi.org/10.1002/cpp.2007</w:t>
      </w:r>
    </w:p>
    <w:p w14:paraId="1EB567DA" w14:textId="77777777" w:rsidR="007B79D0" w:rsidRDefault="003F0678" w:rsidP="00635619">
      <w:pPr>
        <w:outlineLvl w:val="0"/>
        <w:rPr>
          <w:rFonts w:ascii="Arial" w:hAnsi="Arial"/>
          <w:b/>
          <w:color w:val="000000"/>
          <w:szCs w:val="21"/>
        </w:rPr>
      </w:pPr>
      <w:r>
        <w:rPr>
          <w:rFonts w:ascii="Arial" w:hAnsi="Arial"/>
          <w:b/>
          <w:color w:val="000000"/>
          <w:szCs w:val="21"/>
        </w:rPr>
        <w:fldChar w:fldCharType="end"/>
      </w:r>
      <w:r w:rsidR="00635619">
        <w:rPr>
          <w:rFonts w:ascii="Arial" w:hAnsi="Arial"/>
          <w:b/>
          <w:color w:val="000000"/>
          <w:szCs w:val="21"/>
        </w:rPr>
        <w:br w:type="page"/>
      </w:r>
      <w:r w:rsidR="007B79D0">
        <w:rPr>
          <w:rFonts w:ascii="Arial" w:hAnsi="Arial"/>
          <w:b/>
          <w:color w:val="000000"/>
          <w:szCs w:val="21"/>
        </w:rPr>
        <w:lastRenderedPageBreak/>
        <w:t>Figure 1: Sample Facebook Ads Illustrating the Three Different Ad Images (Survey-Taking, Family, and Soldiers Marching)</w:t>
      </w:r>
    </w:p>
    <w:p w14:paraId="305DCF38" w14:textId="77777777" w:rsidR="007B79D0" w:rsidRDefault="007B79D0" w:rsidP="00635619">
      <w:pPr>
        <w:outlineLvl w:val="0"/>
        <w:rPr>
          <w:rFonts w:ascii="Arial" w:hAnsi="Arial"/>
          <w:b/>
          <w:color w:val="000000"/>
          <w:szCs w:val="21"/>
        </w:rPr>
      </w:pPr>
      <w:r>
        <w:rPr>
          <w:rFonts w:ascii="Arial" w:hAnsi="Arial"/>
          <w:b/>
          <w:noProof/>
          <w:color w:val="000000"/>
          <w:szCs w:val="21"/>
        </w:rPr>
        <w:drawing>
          <wp:anchor distT="0" distB="0" distL="114300" distR="114300" simplePos="0" relativeHeight="251659264" behindDoc="0" locked="0" layoutInCell="1" allowOverlap="1" wp14:anchorId="7B9FEFB0" wp14:editId="41BB2248">
            <wp:simplePos x="0" y="0"/>
            <wp:positionH relativeFrom="column">
              <wp:posOffset>0</wp:posOffset>
            </wp:positionH>
            <wp:positionV relativeFrom="paragraph">
              <wp:posOffset>122555</wp:posOffset>
            </wp:positionV>
            <wp:extent cx="2349500" cy="2296160"/>
            <wp:effectExtent l="25400" t="0" r="0" b="0"/>
            <wp:wrapTight wrapText="bothSides">
              <wp:wrapPolygon edited="0">
                <wp:start x="-234" y="0"/>
                <wp:lineTo x="-234" y="21504"/>
                <wp:lineTo x="21483" y="21504"/>
                <wp:lineTo x="21483" y="0"/>
                <wp:lineTo x="-234"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349500" cy="2296160"/>
                    </a:xfrm>
                    <a:prstGeom prst="rect">
                      <a:avLst/>
                    </a:prstGeom>
                  </pic:spPr>
                </pic:pic>
              </a:graphicData>
            </a:graphic>
          </wp:anchor>
        </w:drawing>
      </w:r>
      <w:r>
        <w:rPr>
          <w:rFonts w:ascii="Arial" w:hAnsi="Arial"/>
          <w:b/>
          <w:noProof/>
          <w:color w:val="000000"/>
          <w:szCs w:val="21"/>
        </w:rPr>
        <w:drawing>
          <wp:anchor distT="0" distB="0" distL="114300" distR="114300" simplePos="0" relativeHeight="251660288" behindDoc="0" locked="0" layoutInCell="1" allowOverlap="1" wp14:anchorId="431EFB00" wp14:editId="168FF67C">
            <wp:simplePos x="0" y="0"/>
            <wp:positionH relativeFrom="column">
              <wp:posOffset>2527300</wp:posOffset>
            </wp:positionH>
            <wp:positionV relativeFrom="paragraph">
              <wp:posOffset>122555</wp:posOffset>
            </wp:positionV>
            <wp:extent cx="2360295" cy="2306955"/>
            <wp:effectExtent l="25400" t="0" r="1905" b="0"/>
            <wp:wrapTight wrapText="bothSides">
              <wp:wrapPolygon edited="0">
                <wp:start x="-232" y="0"/>
                <wp:lineTo x="-232" y="21404"/>
                <wp:lineTo x="21617" y="21404"/>
                <wp:lineTo x="21617" y="0"/>
                <wp:lineTo x="-232"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360295" cy="2306955"/>
                    </a:xfrm>
                    <a:prstGeom prst="rect">
                      <a:avLst/>
                    </a:prstGeom>
                  </pic:spPr>
                </pic:pic>
              </a:graphicData>
            </a:graphic>
          </wp:anchor>
        </w:drawing>
      </w:r>
      <w:r>
        <w:rPr>
          <w:rFonts w:ascii="Arial" w:hAnsi="Arial"/>
          <w:b/>
          <w:noProof/>
          <w:color w:val="000000"/>
          <w:szCs w:val="21"/>
        </w:rPr>
        <w:drawing>
          <wp:anchor distT="0" distB="0" distL="114300" distR="114300" simplePos="0" relativeHeight="251661312" behindDoc="0" locked="0" layoutInCell="1" allowOverlap="1" wp14:anchorId="2BEFB177" wp14:editId="2577E179">
            <wp:simplePos x="0" y="0"/>
            <wp:positionH relativeFrom="column">
              <wp:posOffset>4991100</wp:posOffset>
            </wp:positionH>
            <wp:positionV relativeFrom="paragraph">
              <wp:posOffset>122555</wp:posOffset>
            </wp:positionV>
            <wp:extent cx="2381885" cy="2336800"/>
            <wp:effectExtent l="25400" t="0" r="5715" b="0"/>
            <wp:wrapTight wrapText="bothSides">
              <wp:wrapPolygon edited="0">
                <wp:start x="-230" y="0"/>
                <wp:lineTo x="-230" y="21365"/>
                <wp:lineTo x="21652" y="21365"/>
                <wp:lineTo x="21652" y="0"/>
                <wp:lineTo x="-23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381885" cy="2336800"/>
                    </a:xfrm>
                    <a:prstGeom prst="rect">
                      <a:avLst/>
                    </a:prstGeom>
                  </pic:spPr>
                </pic:pic>
              </a:graphicData>
            </a:graphic>
          </wp:anchor>
        </w:drawing>
      </w:r>
    </w:p>
    <w:p w14:paraId="19E35397" w14:textId="77777777" w:rsidR="007B79D0" w:rsidRDefault="007B79D0" w:rsidP="00635619">
      <w:pPr>
        <w:outlineLvl w:val="0"/>
        <w:rPr>
          <w:rFonts w:ascii="Arial" w:hAnsi="Arial"/>
          <w:b/>
          <w:color w:val="000000"/>
          <w:szCs w:val="21"/>
        </w:rPr>
      </w:pPr>
    </w:p>
    <w:p w14:paraId="410A7CD4" w14:textId="77777777" w:rsidR="007B79D0" w:rsidRDefault="007B79D0" w:rsidP="00635619">
      <w:pPr>
        <w:outlineLvl w:val="0"/>
        <w:rPr>
          <w:rFonts w:ascii="Arial" w:hAnsi="Arial"/>
          <w:b/>
          <w:color w:val="000000"/>
          <w:szCs w:val="21"/>
        </w:rPr>
      </w:pPr>
    </w:p>
    <w:p w14:paraId="4A63BAF7" w14:textId="77777777" w:rsidR="00635619" w:rsidRPr="00E05567" w:rsidRDefault="00635619" w:rsidP="00635619">
      <w:pPr>
        <w:outlineLvl w:val="0"/>
        <w:rPr>
          <w:rFonts w:ascii="Arial" w:hAnsi="Arial"/>
          <w:b/>
          <w:color w:val="000000"/>
          <w:szCs w:val="21"/>
        </w:rPr>
      </w:pPr>
      <w:commentRangeStart w:id="44"/>
      <w:r w:rsidRPr="00E05567">
        <w:rPr>
          <w:rFonts w:ascii="Arial" w:hAnsi="Arial"/>
          <w:b/>
          <w:color w:val="000000"/>
          <w:szCs w:val="21"/>
        </w:rPr>
        <w:t>F</w:t>
      </w:r>
      <w:r w:rsidR="007B79D0">
        <w:rPr>
          <w:rFonts w:ascii="Arial" w:hAnsi="Arial"/>
          <w:b/>
          <w:color w:val="000000"/>
          <w:szCs w:val="21"/>
        </w:rPr>
        <w:t>igure 2</w:t>
      </w:r>
      <w:r w:rsidRPr="00E05567">
        <w:rPr>
          <w:rFonts w:ascii="Arial" w:hAnsi="Arial"/>
          <w:b/>
          <w:color w:val="000000"/>
          <w:szCs w:val="21"/>
        </w:rPr>
        <w:t>: Cumulative ad campaign outcomes over time</w:t>
      </w:r>
      <w:commentRangeEnd w:id="44"/>
      <w:r w:rsidR="002616C7">
        <w:rPr>
          <w:rStyle w:val="CommentReference"/>
          <w:vanish/>
        </w:rPr>
        <w:commentReference w:id="44"/>
      </w:r>
    </w:p>
    <w:p w14:paraId="6F08696C" w14:textId="77777777" w:rsidR="00635619" w:rsidRDefault="00635619" w:rsidP="00635619">
      <w:pPr>
        <w:rPr>
          <w:rFonts w:ascii="Arial" w:hAnsi="Arial"/>
          <w:color w:val="000000"/>
          <w:szCs w:val="21"/>
        </w:rPr>
      </w:pPr>
    </w:p>
    <w:p w14:paraId="30C15051" w14:textId="77777777" w:rsidR="00E8591E" w:rsidRDefault="008525BF" w:rsidP="00635619">
      <w:pPr>
        <w:rPr>
          <w:rFonts w:ascii="Arial" w:hAnsi="Arial"/>
          <w:color w:val="000000"/>
          <w:szCs w:val="21"/>
        </w:rPr>
      </w:pPr>
      <w:r>
        <w:rPr>
          <w:rFonts w:ascii="Arial" w:hAnsi="Arial"/>
          <w:noProof/>
          <w:color w:val="000000"/>
          <w:szCs w:val="21"/>
        </w:rPr>
        <w:drawing>
          <wp:inline distT="0" distB="0" distL="0" distR="0" wp14:anchorId="03119E20" wp14:editId="55EBE9D2">
            <wp:extent cx="4578350" cy="27559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8350" cy="2755900"/>
                    </a:xfrm>
                    <a:prstGeom prst="rect">
                      <a:avLst/>
                    </a:prstGeom>
                    <a:noFill/>
                  </pic:spPr>
                </pic:pic>
              </a:graphicData>
            </a:graphic>
          </wp:inline>
        </w:drawing>
      </w:r>
    </w:p>
    <w:p w14:paraId="0333057A" w14:textId="77777777" w:rsidR="00E8591E" w:rsidRDefault="00E8591E" w:rsidP="00635619">
      <w:pPr>
        <w:rPr>
          <w:rFonts w:ascii="Arial" w:hAnsi="Arial"/>
          <w:color w:val="000000"/>
          <w:szCs w:val="21"/>
        </w:rPr>
      </w:pPr>
    </w:p>
    <w:p w14:paraId="5765C8D3" w14:textId="77777777" w:rsidR="00635619" w:rsidRDefault="00635619" w:rsidP="00635619">
      <w:pPr>
        <w:rPr>
          <w:rFonts w:ascii="Arial" w:hAnsi="Arial"/>
          <w:color w:val="000000"/>
          <w:szCs w:val="21"/>
        </w:rPr>
      </w:pPr>
    </w:p>
    <w:p w14:paraId="76D626A3" w14:textId="77777777" w:rsidR="00635619" w:rsidRDefault="00635619" w:rsidP="00635619">
      <w:pPr>
        <w:rPr>
          <w:rFonts w:ascii="Arial" w:hAnsi="Arial"/>
          <w:color w:val="000000"/>
          <w:szCs w:val="21"/>
        </w:rPr>
      </w:pPr>
    </w:p>
    <w:p w14:paraId="10951FD9" w14:textId="77777777" w:rsidR="00635619" w:rsidRDefault="00635619" w:rsidP="00635619">
      <w:pPr>
        <w:rPr>
          <w:rFonts w:ascii="Arial" w:hAnsi="Arial"/>
          <w:color w:val="000000"/>
          <w:szCs w:val="21"/>
        </w:rPr>
      </w:pPr>
    </w:p>
    <w:p w14:paraId="43F37936" w14:textId="77777777" w:rsidR="00A86AEA" w:rsidRDefault="00A86AEA">
      <w:pPr>
        <w:rPr>
          <w:rFonts w:ascii="Arial" w:hAnsi="Arial"/>
          <w:color w:val="000000"/>
          <w:szCs w:val="21"/>
        </w:rPr>
      </w:pPr>
      <w:r>
        <w:rPr>
          <w:rFonts w:ascii="Arial" w:hAnsi="Arial"/>
          <w:color w:val="000000"/>
          <w:szCs w:val="21"/>
        </w:rPr>
        <w:br w:type="page"/>
      </w:r>
    </w:p>
    <w:p w14:paraId="6E7DDAFD" w14:textId="77777777" w:rsidR="00635619" w:rsidRDefault="00635619" w:rsidP="00635619">
      <w:pPr>
        <w:rPr>
          <w:rFonts w:ascii="Arial" w:hAnsi="Arial"/>
          <w:color w:val="000000"/>
          <w:szCs w:val="21"/>
        </w:rPr>
      </w:pPr>
    </w:p>
    <w:p w14:paraId="6D471BF6" w14:textId="77777777" w:rsidR="00635619" w:rsidRDefault="004E2503" w:rsidP="00635619">
      <w:pPr>
        <w:rPr>
          <w:rFonts w:ascii="Arial" w:hAnsi="Arial"/>
          <w:color w:val="000000"/>
          <w:szCs w:val="21"/>
        </w:rPr>
      </w:pPr>
      <w:r>
        <w:rPr>
          <w:rFonts w:ascii="Arial" w:hAnsi="Arial"/>
          <w:b/>
          <w:color w:val="000000"/>
          <w:szCs w:val="21"/>
        </w:rPr>
        <w:t>Table 1</w:t>
      </w:r>
      <w:r w:rsidR="00635619">
        <w:rPr>
          <w:rFonts w:ascii="Arial" w:hAnsi="Arial"/>
          <w:b/>
          <w:color w:val="000000"/>
          <w:szCs w:val="21"/>
        </w:rPr>
        <w:t xml:space="preserve">: </w:t>
      </w:r>
      <w:r>
        <w:rPr>
          <w:rFonts w:ascii="Arial" w:hAnsi="Arial"/>
          <w:b/>
          <w:color w:val="000000"/>
          <w:szCs w:val="21"/>
        </w:rPr>
        <w:t>Descriptive</w:t>
      </w:r>
      <w:r w:rsidR="00635619">
        <w:rPr>
          <w:rFonts w:ascii="Arial" w:hAnsi="Arial"/>
          <w:b/>
          <w:color w:val="000000"/>
          <w:szCs w:val="21"/>
        </w:rPr>
        <w:t xml:space="preserve"> </w:t>
      </w:r>
      <w:r w:rsidR="00254DEA">
        <w:rPr>
          <w:rFonts w:ascii="Arial" w:hAnsi="Arial"/>
          <w:b/>
          <w:color w:val="000000"/>
          <w:szCs w:val="21"/>
        </w:rPr>
        <w:t>C</w:t>
      </w:r>
      <w:r w:rsidR="00635619">
        <w:rPr>
          <w:rFonts w:ascii="Arial" w:hAnsi="Arial"/>
          <w:b/>
          <w:color w:val="000000"/>
          <w:szCs w:val="21"/>
        </w:rPr>
        <w:t xml:space="preserve">haracteristics of </w:t>
      </w:r>
      <w:r w:rsidR="006D4FBF">
        <w:rPr>
          <w:rFonts w:ascii="Arial" w:hAnsi="Arial"/>
          <w:b/>
          <w:color w:val="000000"/>
          <w:szCs w:val="21"/>
        </w:rPr>
        <w:t xml:space="preserve">All </w:t>
      </w:r>
      <w:r w:rsidR="00254DEA">
        <w:rPr>
          <w:rFonts w:ascii="Arial" w:hAnsi="Arial"/>
          <w:b/>
          <w:color w:val="000000"/>
          <w:szCs w:val="21"/>
        </w:rPr>
        <w:t>Survey P</w:t>
      </w:r>
      <w:r w:rsidR="00635619">
        <w:rPr>
          <w:rFonts w:ascii="Arial" w:hAnsi="Arial"/>
          <w:b/>
          <w:color w:val="000000"/>
          <w:szCs w:val="21"/>
        </w:rPr>
        <w:t>articipants</w:t>
      </w:r>
      <w:r w:rsidR="006D4FBF">
        <w:rPr>
          <w:rFonts w:ascii="Arial" w:hAnsi="Arial"/>
          <w:b/>
          <w:color w:val="000000"/>
          <w:szCs w:val="21"/>
        </w:rPr>
        <w:t xml:space="preserve"> (N=587)</w:t>
      </w:r>
      <w:r w:rsidR="00635619">
        <w:rPr>
          <w:rFonts w:ascii="Arial" w:hAnsi="Arial"/>
          <w:b/>
          <w:color w:val="000000"/>
          <w:szCs w:val="21"/>
        </w:rPr>
        <w:t xml:space="preserve"> </w:t>
      </w:r>
    </w:p>
    <w:p w14:paraId="5C08968A" w14:textId="77777777" w:rsidR="00635619" w:rsidRDefault="00635619" w:rsidP="00635619">
      <w:pPr>
        <w:rPr>
          <w:rFonts w:ascii="Arial" w:hAnsi="Arial"/>
          <w:color w:val="000000"/>
          <w:szCs w:val="21"/>
        </w:rPr>
      </w:pPr>
    </w:p>
    <w:tbl>
      <w:tblPr>
        <w:tblStyle w:val="TableGrid"/>
        <w:tblW w:w="5935" w:type="dxa"/>
        <w:tblLook w:val="00A0" w:firstRow="1" w:lastRow="0" w:firstColumn="1" w:lastColumn="0" w:noHBand="0" w:noVBand="0"/>
      </w:tblPr>
      <w:tblGrid>
        <w:gridCol w:w="3872"/>
        <w:gridCol w:w="843"/>
        <w:gridCol w:w="1220"/>
      </w:tblGrid>
      <w:tr w:rsidR="00E46C4B" w14:paraId="2E8DD0EB" w14:textId="77777777">
        <w:trPr>
          <w:trHeight w:val="273"/>
        </w:trPr>
        <w:tc>
          <w:tcPr>
            <w:tcW w:w="4200" w:type="dxa"/>
            <w:shd w:val="clear" w:color="auto" w:fill="D9D9D9" w:themeFill="background1" w:themeFillShade="D9"/>
          </w:tcPr>
          <w:p w14:paraId="508414CF" w14:textId="77777777" w:rsidR="00E46C4B" w:rsidRPr="00CD2F9B" w:rsidRDefault="00E46C4B" w:rsidP="00F438D7">
            <w:pPr>
              <w:rPr>
                <w:rFonts w:ascii="Arial" w:hAnsi="Arial"/>
                <w:b/>
                <w:color w:val="000000"/>
                <w:szCs w:val="21"/>
              </w:rPr>
            </w:pPr>
            <w:r w:rsidRPr="00CD2F9B">
              <w:rPr>
                <w:rFonts w:ascii="Arial" w:hAnsi="Arial"/>
                <w:b/>
                <w:color w:val="000000"/>
                <w:szCs w:val="21"/>
              </w:rPr>
              <w:t>Characteristic</w:t>
            </w:r>
          </w:p>
        </w:tc>
        <w:tc>
          <w:tcPr>
            <w:tcW w:w="843" w:type="dxa"/>
            <w:shd w:val="clear" w:color="auto" w:fill="D9D9D9" w:themeFill="background1" w:themeFillShade="D9"/>
            <w:vAlign w:val="center"/>
          </w:tcPr>
          <w:p w14:paraId="761F1985" w14:textId="77777777" w:rsidR="00E46C4B" w:rsidRPr="00585092" w:rsidRDefault="0014145E" w:rsidP="0014145E">
            <w:pPr>
              <w:jc w:val="center"/>
              <w:rPr>
                <w:rFonts w:ascii="Arial" w:hAnsi="Arial"/>
                <w:b/>
                <w:color w:val="000000"/>
                <w:szCs w:val="21"/>
              </w:rPr>
            </w:pPr>
            <w:r w:rsidRPr="00585092">
              <w:rPr>
                <w:rFonts w:ascii="Arial" w:hAnsi="Arial"/>
                <w:b/>
                <w:color w:val="000000"/>
                <w:szCs w:val="21"/>
              </w:rPr>
              <w:t>n or mean</w:t>
            </w:r>
            <w:r w:rsidR="00E46C4B" w:rsidRPr="00585092">
              <w:rPr>
                <w:rFonts w:ascii="Arial" w:hAnsi="Arial"/>
                <w:b/>
                <w:color w:val="000000"/>
                <w:szCs w:val="21"/>
              </w:rPr>
              <w:t xml:space="preserve"> </w:t>
            </w:r>
          </w:p>
        </w:tc>
        <w:tc>
          <w:tcPr>
            <w:tcW w:w="892" w:type="dxa"/>
            <w:shd w:val="clear" w:color="auto" w:fill="D9D9D9" w:themeFill="background1" w:themeFillShade="D9"/>
            <w:vAlign w:val="center"/>
          </w:tcPr>
          <w:p w14:paraId="2222F8BB" w14:textId="77777777" w:rsidR="0014145E" w:rsidRPr="00585092" w:rsidRDefault="0014145E" w:rsidP="0014145E">
            <w:pPr>
              <w:jc w:val="center"/>
              <w:rPr>
                <w:rFonts w:ascii="Arial" w:hAnsi="Arial"/>
                <w:b/>
                <w:color w:val="000000"/>
                <w:szCs w:val="21"/>
              </w:rPr>
            </w:pPr>
            <w:r w:rsidRPr="00585092">
              <w:rPr>
                <w:rFonts w:ascii="Arial" w:hAnsi="Arial"/>
                <w:b/>
                <w:color w:val="000000"/>
                <w:szCs w:val="21"/>
              </w:rPr>
              <w:t xml:space="preserve">% or </w:t>
            </w:r>
          </w:p>
          <w:p w14:paraId="32ACE9B0" w14:textId="77777777" w:rsidR="0014145E" w:rsidRPr="00585092" w:rsidRDefault="0014145E" w:rsidP="0014145E">
            <w:pPr>
              <w:jc w:val="center"/>
              <w:rPr>
                <w:rFonts w:ascii="Arial" w:hAnsi="Arial"/>
                <w:b/>
                <w:color w:val="000000"/>
                <w:szCs w:val="21"/>
              </w:rPr>
            </w:pPr>
            <w:r w:rsidRPr="00585092">
              <w:rPr>
                <w:rFonts w:ascii="Arial" w:hAnsi="Arial"/>
                <w:b/>
                <w:color w:val="000000"/>
                <w:szCs w:val="21"/>
              </w:rPr>
              <w:t>(SD)</w:t>
            </w:r>
          </w:p>
        </w:tc>
      </w:tr>
      <w:tr w:rsidR="00585092" w14:paraId="0947DC5A" w14:textId="77777777">
        <w:trPr>
          <w:trHeight w:val="273"/>
        </w:trPr>
        <w:tc>
          <w:tcPr>
            <w:tcW w:w="5935" w:type="dxa"/>
            <w:gridSpan w:val="3"/>
            <w:shd w:val="clear" w:color="auto" w:fill="D9D9D9" w:themeFill="background1" w:themeFillShade="D9"/>
          </w:tcPr>
          <w:p w14:paraId="119481E5" w14:textId="77777777" w:rsidR="00585092" w:rsidRPr="00254DEA" w:rsidRDefault="00585092" w:rsidP="00A86AEA">
            <w:pPr>
              <w:jc w:val="center"/>
              <w:rPr>
                <w:rFonts w:ascii="Arial" w:hAnsi="Arial"/>
                <w:i/>
                <w:color w:val="000000"/>
                <w:szCs w:val="21"/>
              </w:rPr>
            </w:pPr>
            <w:r w:rsidRPr="00254DEA">
              <w:rPr>
                <w:rFonts w:ascii="Arial" w:hAnsi="Arial"/>
                <w:i/>
                <w:color w:val="000000"/>
                <w:szCs w:val="21"/>
              </w:rPr>
              <w:t>Demographics and Military History</w:t>
            </w:r>
          </w:p>
        </w:tc>
      </w:tr>
      <w:tr w:rsidR="00E46C4B" w14:paraId="5C139D1A" w14:textId="77777777">
        <w:trPr>
          <w:trHeight w:val="273"/>
        </w:trPr>
        <w:tc>
          <w:tcPr>
            <w:tcW w:w="4200" w:type="dxa"/>
          </w:tcPr>
          <w:p w14:paraId="24DD17FA" w14:textId="77777777" w:rsidR="00E46C4B" w:rsidRPr="003324EA" w:rsidRDefault="00E46C4B" w:rsidP="00B921CE">
            <w:pPr>
              <w:rPr>
                <w:rFonts w:ascii="Arial" w:hAnsi="Arial"/>
                <w:color w:val="000000"/>
                <w:szCs w:val="21"/>
              </w:rPr>
            </w:pPr>
            <w:r w:rsidRPr="003324EA">
              <w:rPr>
                <w:rFonts w:ascii="Arial" w:hAnsi="Arial"/>
                <w:color w:val="000000"/>
                <w:szCs w:val="21"/>
              </w:rPr>
              <w:t>Age</w:t>
            </w:r>
            <w:r>
              <w:rPr>
                <w:rFonts w:ascii="Arial" w:hAnsi="Arial"/>
                <w:color w:val="000000"/>
                <w:szCs w:val="21"/>
              </w:rPr>
              <w:t>, years</w:t>
            </w:r>
          </w:p>
        </w:tc>
        <w:tc>
          <w:tcPr>
            <w:tcW w:w="843" w:type="dxa"/>
          </w:tcPr>
          <w:p w14:paraId="50ED9CE6" w14:textId="77777777" w:rsidR="00E46C4B" w:rsidRDefault="003C62DE" w:rsidP="0014145E">
            <w:pPr>
              <w:jc w:val="center"/>
              <w:rPr>
                <w:rFonts w:ascii="Arial" w:hAnsi="Arial"/>
                <w:color w:val="000000"/>
                <w:szCs w:val="21"/>
              </w:rPr>
            </w:pPr>
            <w:r>
              <w:rPr>
                <w:rFonts w:ascii="Arial" w:hAnsi="Arial"/>
                <w:color w:val="000000"/>
                <w:szCs w:val="21"/>
              </w:rPr>
              <w:t>40.0</w:t>
            </w:r>
          </w:p>
        </w:tc>
        <w:tc>
          <w:tcPr>
            <w:tcW w:w="892" w:type="dxa"/>
          </w:tcPr>
          <w:p w14:paraId="46A8FD8B" w14:textId="77777777" w:rsidR="00E46C4B" w:rsidRDefault="0014145E" w:rsidP="0014145E">
            <w:pPr>
              <w:jc w:val="center"/>
              <w:rPr>
                <w:rFonts w:ascii="Arial" w:hAnsi="Arial"/>
                <w:color w:val="000000"/>
                <w:szCs w:val="21"/>
              </w:rPr>
            </w:pPr>
            <w:r>
              <w:rPr>
                <w:rFonts w:ascii="Arial" w:hAnsi="Arial"/>
                <w:color w:val="000000"/>
                <w:szCs w:val="21"/>
              </w:rPr>
              <w:t>(</w:t>
            </w:r>
            <w:r w:rsidR="003C62DE">
              <w:rPr>
                <w:rFonts w:ascii="Arial" w:hAnsi="Arial"/>
                <w:color w:val="000000"/>
                <w:szCs w:val="21"/>
              </w:rPr>
              <w:t>12.0</w:t>
            </w:r>
            <w:r>
              <w:rPr>
                <w:rFonts w:ascii="Arial" w:hAnsi="Arial"/>
                <w:color w:val="000000"/>
                <w:szCs w:val="21"/>
              </w:rPr>
              <w:t>)</w:t>
            </w:r>
          </w:p>
        </w:tc>
      </w:tr>
      <w:tr w:rsidR="00E46C4B" w14:paraId="525CFD10" w14:textId="77777777">
        <w:trPr>
          <w:trHeight w:val="273"/>
        </w:trPr>
        <w:tc>
          <w:tcPr>
            <w:tcW w:w="4200" w:type="dxa"/>
          </w:tcPr>
          <w:p w14:paraId="777EE5F4" w14:textId="77777777" w:rsidR="00E46C4B" w:rsidRPr="003324EA" w:rsidRDefault="00E46C4B" w:rsidP="0014145E">
            <w:pPr>
              <w:rPr>
                <w:rFonts w:ascii="Arial" w:hAnsi="Arial"/>
                <w:color w:val="000000"/>
                <w:szCs w:val="21"/>
              </w:rPr>
            </w:pPr>
            <w:r>
              <w:rPr>
                <w:rFonts w:ascii="Arial" w:hAnsi="Arial"/>
                <w:color w:val="000000"/>
                <w:szCs w:val="21"/>
              </w:rPr>
              <w:t>Gender</w:t>
            </w:r>
            <w:r w:rsidR="0014145E">
              <w:rPr>
                <w:rFonts w:ascii="Arial" w:hAnsi="Arial"/>
                <w:color w:val="000000"/>
                <w:szCs w:val="21"/>
              </w:rPr>
              <w:t>, male</w:t>
            </w:r>
          </w:p>
        </w:tc>
        <w:tc>
          <w:tcPr>
            <w:tcW w:w="843" w:type="dxa"/>
          </w:tcPr>
          <w:p w14:paraId="5A48B6FA" w14:textId="77777777" w:rsidR="00E46C4B" w:rsidRDefault="003C62DE" w:rsidP="0014145E">
            <w:pPr>
              <w:jc w:val="center"/>
              <w:rPr>
                <w:rFonts w:ascii="Arial" w:hAnsi="Arial"/>
                <w:color w:val="000000"/>
                <w:szCs w:val="21"/>
              </w:rPr>
            </w:pPr>
            <w:r>
              <w:rPr>
                <w:rFonts w:ascii="Arial" w:hAnsi="Arial"/>
                <w:color w:val="000000"/>
                <w:szCs w:val="21"/>
              </w:rPr>
              <w:t>474</w:t>
            </w:r>
          </w:p>
        </w:tc>
        <w:tc>
          <w:tcPr>
            <w:tcW w:w="892" w:type="dxa"/>
          </w:tcPr>
          <w:p w14:paraId="32A0800B" w14:textId="77777777" w:rsidR="00E46C4B" w:rsidRDefault="0014145E" w:rsidP="0014145E">
            <w:pPr>
              <w:jc w:val="center"/>
              <w:rPr>
                <w:rFonts w:ascii="Arial" w:hAnsi="Arial"/>
                <w:color w:val="000000"/>
                <w:szCs w:val="21"/>
              </w:rPr>
            </w:pPr>
            <w:r>
              <w:rPr>
                <w:rFonts w:ascii="Arial" w:hAnsi="Arial"/>
                <w:color w:val="000000"/>
                <w:szCs w:val="21"/>
              </w:rPr>
              <w:t>80.8</w:t>
            </w:r>
          </w:p>
        </w:tc>
      </w:tr>
      <w:tr w:rsidR="00E46C4B" w14:paraId="49B125C1" w14:textId="77777777">
        <w:trPr>
          <w:trHeight w:val="273"/>
        </w:trPr>
        <w:tc>
          <w:tcPr>
            <w:tcW w:w="4200" w:type="dxa"/>
          </w:tcPr>
          <w:p w14:paraId="54652B33" w14:textId="77777777" w:rsidR="00E46C4B" w:rsidRPr="003324EA" w:rsidRDefault="0067293A" w:rsidP="0067293A">
            <w:pPr>
              <w:rPr>
                <w:rFonts w:ascii="Arial" w:hAnsi="Arial"/>
                <w:color w:val="000000"/>
                <w:szCs w:val="21"/>
              </w:rPr>
            </w:pPr>
            <w:r>
              <w:rPr>
                <w:rFonts w:ascii="Arial" w:hAnsi="Arial"/>
                <w:color w:val="000000"/>
                <w:szCs w:val="21"/>
              </w:rPr>
              <w:t>Racial or ethnic minority</w:t>
            </w:r>
          </w:p>
        </w:tc>
        <w:tc>
          <w:tcPr>
            <w:tcW w:w="843" w:type="dxa"/>
          </w:tcPr>
          <w:p w14:paraId="48371BF1" w14:textId="77777777" w:rsidR="00E46C4B" w:rsidRDefault="0067293A" w:rsidP="0014145E">
            <w:pPr>
              <w:jc w:val="center"/>
              <w:rPr>
                <w:rFonts w:ascii="Arial" w:hAnsi="Arial"/>
                <w:color w:val="000000"/>
                <w:szCs w:val="21"/>
              </w:rPr>
            </w:pPr>
            <w:r>
              <w:rPr>
                <w:rFonts w:ascii="Arial" w:hAnsi="Arial"/>
                <w:color w:val="000000"/>
                <w:szCs w:val="21"/>
              </w:rPr>
              <w:t>110</w:t>
            </w:r>
          </w:p>
        </w:tc>
        <w:tc>
          <w:tcPr>
            <w:tcW w:w="892" w:type="dxa"/>
          </w:tcPr>
          <w:p w14:paraId="0537D348" w14:textId="77777777" w:rsidR="00E46C4B" w:rsidRDefault="0014145E" w:rsidP="0014145E">
            <w:pPr>
              <w:jc w:val="center"/>
              <w:rPr>
                <w:rFonts w:ascii="Arial" w:hAnsi="Arial"/>
                <w:color w:val="000000"/>
                <w:szCs w:val="21"/>
              </w:rPr>
            </w:pPr>
            <w:r>
              <w:rPr>
                <w:rFonts w:ascii="Arial" w:hAnsi="Arial"/>
                <w:color w:val="000000"/>
                <w:szCs w:val="21"/>
              </w:rPr>
              <w:t>18.9</w:t>
            </w:r>
          </w:p>
        </w:tc>
      </w:tr>
      <w:tr w:rsidR="00585092" w14:paraId="085D0392" w14:textId="77777777">
        <w:trPr>
          <w:trHeight w:val="273"/>
        </w:trPr>
        <w:tc>
          <w:tcPr>
            <w:tcW w:w="4200" w:type="dxa"/>
          </w:tcPr>
          <w:p w14:paraId="2C024A96" w14:textId="77777777" w:rsidR="00585092" w:rsidRPr="003324EA" w:rsidRDefault="00585092" w:rsidP="00585092">
            <w:pPr>
              <w:rPr>
                <w:rFonts w:ascii="Arial" w:hAnsi="Arial"/>
                <w:color w:val="000000"/>
                <w:szCs w:val="21"/>
              </w:rPr>
            </w:pPr>
            <w:r w:rsidRPr="003324EA">
              <w:rPr>
                <w:rFonts w:ascii="Arial" w:hAnsi="Arial"/>
                <w:color w:val="000000"/>
                <w:szCs w:val="21"/>
              </w:rPr>
              <w:t>Deploy</w:t>
            </w:r>
            <w:r>
              <w:rPr>
                <w:rFonts w:ascii="Arial" w:hAnsi="Arial"/>
                <w:color w:val="000000"/>
                <w:szCs w:val="21"/>
              </w:rPr>
              <w:t xml:space="preserve">ed to Iraq or </w:t>
            </w:r>
            <w:r w:rsidRPr="003324EA">
              <w:rPr>
                <w:rFonts w:ascii="Arial" w:hAnsi="Arial"/>
                <w:color w:val="000000"/>
                <w:szCs w:val="21"/>
              </w:rPr>
              <w:t>Afghanistan</w:t>
            </w:r>
          </w:p>
        </w:tc>
        <w:tc>
          <w:tcPr>
            <w:tcW w:w="843" w:type="dxa"/>
          </w:tcPr>
          <w:p w14:paraId="6EF41E6D" w14:textId="77777777" w:rsidR="00585092" w:rsidRDefault="00585092" w:rsidP="00585092">
            <w:pPr>
              <w:jc w:val="center"/>
              <w:rPr>
                <w:rFonts w:ascii="Arial" w:hAnsi="Arial"/>
                <w:color w:val="000000"/>
                <w:szCs w:val="21"/>
              </w:rPr>
            </w:pPr>
            <w:r>
              <w:rPr>
                <w:rFonts w:ascii="Arial" w:hAnsi="Arial"/>
                <w:color w:val="000000"/>
                <w:szCs w:val="21"/>
              </w:rPr>
              <w:t>426</w:t>
            </w:r>
          </w:p>
        </w:tc>
        <w:tc>
          <w:tcPr>
            <w:tcW w:w="892" w:type="dxa"/>
          </w:tcPr>
          <w:p w14:paraId="264035CF" w14:textId="77777777" w:rsidR="00585092" w:rsidRDefault="00585092" w:rsidP="00585092">
            <w:pPr>
              <w:jc w:val="center"/>
              <w:rPr>
                <w:rFonts w:ascii="Arial" w:hAnsi="Arial"/>
                <w:color w:val="000000"/>
                <w:szCs w:val="21"/>
              </w:rPr>
            </w:pPr>
            <w:r>
              <w:rPr>
                <w:rFonts w:ascii="Arial" w:hAnsi="Arial"/>
                <w:color w:val="000000"/>
                <w:szCs w:val="21"/>
              </w:rPr>
              <w:t>72.7</w:t>
            </w:r>
          </w:p>
        </w:tc>
      </w:tr>
      <w:tr w:rsidR="00585092" w14:paraId="0BC2AC85" w14:textId="77777777">
        <w:trPr>
          <w:trHeight w:val="273"/>
        </w:trPr>
        <w:tc>
          <w:tcPr>
            <w:tcW w:w="4200" w:type="dxa"/>
          </w:tcPr>
          <w:p w14:paraId="735EA272" w14:textId="77777777" w:rsidR="00585092" w:rsidRPr="003324EA" w:rsidRDefault="00585092" w:rsidP="00585092">
            <w:pPr>
              <w:rPr>
                <w:rFonts w:ascii="Arial" w:hAnsi="Arial"/>
                <w:color w:val="000000"/>
                <w:szCs w:val="21"/>
              </w:rPr>
            </w:pPr>
            <w:r w:rsidRPr="003324EA">
              <w:rPr>
                <w:rFonts w:ascii="Arial" w:hAnsi="Arial"/>
                <w:color w:val="000000"/>
                <w:szCs w:val="21"/>
              </w:rPr>
              <w:t>Education</w:t>
            </w:r>
          </w:p>
        </w:tc>
        <w:tc>
          <w:tcPr>
            <w:tcW w:w="843" w:type="dxa"/>
          </w:tcPr>
          <w:p w14:paraId="108AE847" w14:textId="77777777" w:rsidR="00585092" w:rsidRDefault="00585092" w:rsidP="00585092">
            <w:pPr>
              <w:jc w:val="center"/>
              <w:rPr>
                <w:rFonts w:ascii="Arial" w:hAnsi="Arial"/>
                <w:color w:val="000000"/>
                <w:szCs w:val="21"/>
              </w:rPr>
            </w:pPr>
          </w:p>
        </w:tc>
        <w:tc>
          <w:tcPr>
            <w:tcW w:w="892" w:type="dxa"/>
          </w:tcPr>
          <w:p w14:paraId="3BFD9ED2" w14:textId="77777777" w:rsidR="00585092" w:rsidRDefault="00585092" w:rsidP="00585092">
            <w:pPr>
              <w:jc w:val="center"/>
              <w:rPr>
                <w:rFonts w:ascii="Arial" w:hAnsi="Arial"/>
                <w:color w:val="000000"/>
                <w:szCs w:val="21"/>
              </w:rPr>
            </w:pPr>
          </w:p>
        </w:tc>
      </w:tr>
      <w:tr w:rsidR="00585092" w14:paraId="3B9F8272" w14:textId="77777777">
        <w:trPr>
          <w:trHeight w:val="273"/>
        </w:trPr>
        <w:tc>
          <w:tcPr>
            <w:tcW w:w="4200" w:type="dxa"/>
          </w:tcPr>
          <w:p w14:paraId="46610FB5" w14:textId="77777777" w:rsidR="00585092" w:rsidRPr="003324EA" w:rsidRDefault="00585092" w:rsidP="00585092">
            <w:pPr>
              <w:rPr>
                <w:rFonts w:ascii="Arial" w:hAnsi="Arial"/>
                <w:color w:val="000000"/>
                <w:szCs w:val="21"/>
              </w:rPr>
            </w:pPr>
            <w:r>
              <w:rPr>
                <w:rFonts w:ascii="Arial" w:hAnsi="Arial"/>
                <w:color w:val="000000"/>
                <w:szCs w:val="21"/>
              </w:rPr>
              <w:t xml:space="preserve">   High school diploma or less</w:t>
            </w:r>
          </w:p>
        </w:tc>
        <w:tc>
          <w:tcPr>
            <w:tcW w:w="843" w:type="dxa"/>
          </w:tcPr>
          <w:p w14:paraId="14A45EBC" w14:textId="77777777" w:rsidR="00585092" w:rsidRDefault="00585092" w:rsidP="00585092">
            <w:pPr>
              <w:jc w:val="center"/>
              <w:rPr>
                <w:rFonts w:ascii="Arial" w:hAnsi="Arial"/>
                <w:color w:val="000000"/>
                <w:szCs w:val="21"/>
              </w:rPr>
            </w:pPr>
            <w:r>
              <w:rPr>
                <w:rFonts w:ascii="Arial" w:hAnsi="Arial"/>
                <w:color w:val="000000"/>
                <w:szCs w:val="21"/>
              </w:rPr>
              <w:t>34</w:t>
            </w:r>
          </w:p>
        </w:tc>
        <w:tc>
          <w:tcPr>
            <w:tcW w:w="892" w:type="dxa"/>
          </w:tcPr>
          <w:p w14:paraId="00D30CD2" w14:textId="77777777" w:rsidR="00585092" w:rsidRDefault="00585092" w:rsidP="00585092">
            <w:pPr>
              <w:jc w:val="center"/>
              <w:rPr>
                <w:rFonts w:ascii="Arial" w:hAnsi="Arial"/>
                <w:color w:val="000000"/>
                <w:szCs w:val="21"/>
              </w:rPr>
            </w:pPr>
            <w:r>
              <w:rPr>
                <w:rFonts w:ascii="Arial" w:hAnsi="Arial"/>
                <w:color w:val="000000"/>
                <w:szCs w:val="21"/>
              </w:rPr>
              <w:t>5.8</w:t>
            </w:r>
          </w:p>
        </w:tc>
      </w:tr>
      <w:tr w:rsidR="00585092" w14:paraId="492E6FBB" w14:textId="77777777">
        <w:trPr>
          <w:trHeight w:val="273"/>
        </w:trPr>
        <w:tc>
          <w:tcPr>
            <w:tcW w:w="4200" w:type="dxa"/>
          </w:tcPr>
          <w:p w14:paraId="715C250E" w14:textId="77777777" w:rsidR="00585092" w:rsidRPr="003324EA" w:rsidRDefault="00585092" w:rsidP="00585092">
            <w:pPr>
              <w:rPr>
                <w:rFonts w:ascii="Arial" w:hAnsi="Arial"/>
                <w:color w:val="000000"/>
                <w:szCs w:val="21"/>
              </w:rPr>
            </w:pPr>
            <w:r>
              <w:rPr>
                <w:rFonts w:ascii="Arial" w:hAnsi="Arial"/>
                <w:color w:val="000000"/>
                <w:szCs w:val="21"/>
              </w:rPr>
              <w:t xml:space="preserve">   Some college, or vocational degree</w:t>
            </w:r>
          </w:p>
        </w:tc>
        <w:tc>
          <w:tcPr>
            <w:tcW w:w="843" w:type="dxa"/>
          </w:tcPr>
          <w:p w14:paraId="770686FD" w14:textId="77777777" w:rsidR="00585092" w:rsidRDefault="00585092" w:rsidP="00585092">
            <w:pPr>
              <w:jc w:val="center"/>
              <w:rPr>
                <w:rFonts w:ascii="Arial" w:hAnsi="Arial"/>
                <w:color w:val="000000"/>
                <w:szCs w:val="21"/>
              </w:rPr>
            </w:pPr>
            <w:r>
              <w:rPr>
                <w:rFonts w:ascii="Arial" w:hAnsi="Arial"/>
                <w:color w:val="000000"/>
                <w:szCs w:val="21"/>
              </w:rPr>
              <w:t>250</w:t>
            </w:r>
          </w:p>
        </w:tc>
        <w:tc>
          <w:tcPr>
            <w:tcW w:w="892" w:type="dxa"/>
          </w:tcPr>
          <w:p w14:paraId="50759052" w14:textId="77777777" w:rsidR="00585092" w:rsidRDefault="00585092" w:rsidP="00585092">
            <w:pPr>
              <w:jc w:val="center"/>
              <w:rPr>
                <w:rFonts w:ascii="Arial" w:hAnsi="Arial"/>
                <w:color w:val="000000"/>
                <w:szCs w:val="21"/>
              </w:rPr>
            </w:pPr>
            <w:r>
              <w:rPr>
                <w:rFonts w:ascii="Arial" w:hAnsi="Arial"/>
                <w:color w:val="000000"/>
                <w:szCs w:val="21"/>
              </w:rPr>
              <w:t>42.6</w:t>
            </w:r>
          </w:p>
        </w:tc>
      </w:tr>
      <w:tr w:rsidR="00585092" w14:paraId="13BABCF4" w14:textId="77777777">
        <w:trPr>
          <w:trHeight w:val="273"/>
        </w:trPr>
        <w:tc>
          <w:tcPr>
            <w:tcW w:w="4200" w:type="dxa"/>
          </w:tcPr>
          <w:p w14:paraId="15813FE3" w14:textId="77777777" w:rsidR="00585092" w:rsidRPr="003324EA" w:rsidRDefault="00585092" w:rsidP="00585092">
            <w:pPr>
              <w:rPr>
                <w:rFonts w:ascii="Arial" w:hAnsi="Arial"/>
                <w:color w:val="000000"/>
                <w:szCs w:val="21"/>
              </w:rPr>
            </w:pPr>
            <w:r>
              <w:rPr>
                <w:rFonts w:ascii="Arial" w:hAnsi="Arial"/>
                <w:color w:val="000000"/>
                <w:szCs w:val="21"/>
              </w:rPr>
              <w:t xml:space="preserve">   College degree or greater</w:t>
            </w:r>
          </w:p>
        </w:tc>
        <w:tc>
          <w:tcPr>
            <w:tcW w:w="843" w:type="dxa"/>
          </w:tcPr>
          <w:p w14:paraId="1A7CB0F9" w14:textId="77777777" w:rsidR="00585092" w:rsidRDefault="00585092" w:rsidP="00585092">
            <w:pPr>
              <w:jc w:val="center"/>
              <w:rPr>
                <w:rFonts w:ascii="Arial" w:hAnsi="Arial"/>
                <w:color w:val="000000"/>
                <w:szCs w:val="21"/>
              </w:rPr>
            </w:pPr>
            <w:r>
              <w:rPr>
                <w:rFonts w:ascii="Arial" w:hAnsi="Arial"/>
                <w:color w:val="000000"/>
                <w:szCs w:val="21"/>
              </w:rPr>
              <w:t>303</w:t>
            </w:r>
          </w:p>
        </w:tc>
        <w:tc>
          <w:tcPr>
            <w:tcW w:w="892" w:type="dxa"/>
          </w:tcPr>
          <w:p w14:paraId="3C9DFB34" w14:textId="77777777" w:rsidR="00585092" w:rsidRDefault="00585092" w:rsidP="00585092">
            <w:pPr>
              <w:jc w:val="center"/>
              <w:rPr>
                <w:rFonts w:ascii="Arial" w:hAnsi="Arial"/>
                <w:color w:val="000000"/>
                <w:szCs w:val="21"/>
              </w:rPr>
            </w:pPr>
            <w:r>
              <w:rPr>
                <w:rFonts w:ascii="Arial" w:hAnsi="Arial"/>
                <w:color w:val="000000"/>
                <w:szCs w:val="21"/>
              </w:rPr>
              <w:t>51.6</w:t>
            </w:r>
          </w:p>
        </w:tc>
      </w:tr>
      <w:tr w:rsidR="00585092" w14:paraId="64EE8723" w14:textId="77777777">
        <w:trPr>
          <w:trHeight w:val="273"/>
        </w:trPr>
        <w:tc>
          <w:tcPr>
            <w:tcW w:w="4200" w:type="dxa"/>
          </w:tcPr>
          <w:p w14:paraId="7DEFA5EB" w14:textId="77777777" w:rsidR="00585092" w:rsidRPr="003324EA" w:rsidRDefault="00585092" w:rsidP="00585092">
            <w:pPr>
              <w:rPr>
                <w:rFonts w:ascii="Arial" w:hAnsi="Arial"/>
                <w:color w:val="000000"/>
                <w:szCs w:val="21"/>
              </w:rPr>
            </w:pPr>
            <w:r w:rsidRPr="003324EA">
              <w:rPr>
                <w:rFonts w:ascii="Arial" w:hAnsi="Arial"/>
                <w:color w:val="000000"/>
                <w:szCs w:val="21"/>
              </w:rPr>
              <w:t>Marital status</w:t>
            </w:r>
          </w:p>
        </w:tc>
        <w:tc>
          <w:tcPr>
            <w:tcW w:w="843" w:type="dxa"/>
          </w:tcPr>
          <w:p w14:paraId="6DBD1AEF" w14:textId="77777777" w:rsidR="00585092" w:rsidRDefault="00585092" w:rsidP="00585092">
            <w:pPr>
              <w:jc w:val="center"/>
              <w:rPr>
                <w:rFonts w:ascii="Arial" w:hAnsi="Arial"/>
                <w:color w:val="000000"/>
                <w:szCs w:val="21"/>
              </w:rPr>
            </w:pPr>
          </w:p>
        </w:tc>
        <w:tc>
          <w:tcPr>
            <w:tcW w:w="892" w:type="dxa"/>
          </w:tcPr>
          <w:p w14:paraId="0ABF38B1" w14:textId="77777777" w:rsidR="00585092" w:rsidRDefault="00585092" w:rsidP="00585092">
            <w:pPr>
              <w:jc w:val="center"/>
              <w:rPr>
                <w:rFonts w:ascii="Arial" w:hAnsi="Arial"/>
                <w:color w:val="000000"/>
                <w:szCs w:val="21"/>
              </w:rPr>
            </w:pPr>
          </w:p>
        </w:tc>
      </w:tr>
      <w:tr w:rsidR="00585092" w14:paraId="1AE8ECC5" w14:textId="77777777">
        <w:trPr>
          <w:trHeight w:val="273"/>
        </w:trPr>
        <w:tc>
          <w:tcPr>
            <w:tcW w:w="4200" w:type="dxa"/>
          </w:tcPr>
          <w:p w14:paraId="2DC32355" w14:textId="77777777" w:rsidR="00585092" w:rsidRPr="003324EA" w:rsidRDefault="00585092" w:rsidP="00585092">
            <w:pPr>
              <w:rPr>
                <w:rFonts w:ascii="Arial" w:hAnsi="Arial"/>
                <w:color w:val="000000"/>
                <w:szCs w:val="21"/>
              </w:rPr>
            </w:pPr>
            <w:r>
              <w:rPr>
                <w:rFonts w:ascii="Arial" w:hAnsi="Arial"/>
                <w:color w:val="000000"/>
                <w:szCs w:val="21"/>
              </w:rPr>
              <w:t xml:space="preserve">   Single, never married</w:t>
            </w:r>
          </w:p>
        </w:tc>
        <w:tc>
          <w:tcPr>
            <w:tcW w:w="843" w:type="dxa"/>
          </w:tcPr>
          <w:p w14:paraId="322F30A6" w14:textId="77777777" w:rsidR="00585092" w:rsidRDefault="00585092" w:rsidP="00585092">
            <w:pPr>
              <w:jc w:val="center"/>
              <w:rPr>
                <w:rFonts w:ascii="Arial" w:hAnsi="Arial"/>
                <w:color w:val="000000"/>
                <w:szCs w:val="21"/>
              </w:rPr>
            </w:pPr>
            <w:r>
              <w:rPr>
                <w:rFonts w:ascii="Arial" w:hAnsi="Arial"/>
                <w:color w:val="000000"/>
                <w:szCs w:val="21"/>
              </w:rPr>
              <w:t>112</w:t>
            </w:r>
          </w:p>
        </w:tc>
        <w:tc>
          <w:tcPr>
            <w:tcW w:w="892" w:type="dxa"/>
          </w:tcPr>
          <w:p w14:paraId="576A0FB1" w14:textId="77777777" w:rsidR="00585092" w:rsidRDefault="00585092" w:rsidP="00585092">
            <w:pPr>
              <w:jc w:val="center"/>
              <w:rPr>
                <w:rFonts w:ascii="Arial" w:hAnsi="Arial"/>
                <w:color w:val="000000"/>
                <w:szCs w:val="21"/>
              </w:rPr>
            </w:pPr>
            <w:r>
              <w:rPr>
                <w:rFonts w:ascii="Arial" w:hAnsi="Arial"/>
                <w:color w:val="000000"/>
                <w:szCs w:val="21"/>
              </w:rPr>
              <w:t>19.1</w:t>
            </w:r>
          </w:p>
        </w:tc>
      </w:tr>
      <w:tr w:rsidR="00585092" w14:paraId="76BEC327" w14:textId="77777777">
        <w:trPr>
          <w:trHeight w:val="273"/>
        </w:trPr>
        <w:tc>
          <w:tcPr>
            <w:tcW w:w="4200" w:type="dxa"/>
          </w:tcPr>
          <w:p w14:paraId="74CFF185" w14:textId="77777777" w:rsidR="00585092" w:rsidRDefault="00585092" w:rsidP="00585092">
            <w:pPr>
              <w:rPr>
                <w:rFonts w:ascii="Arial" w:hAnsi="Arial"/>
                <w:color w:val="000000"/>
                <w:szCs w:val="21"/>
              </w:rPr>
            </w:pPr>
            <w:r>
              <w:rPr>
                <w:rFonts w:ascii="Arial" w:hAnsi="Arial"/>
                <w:color w:val="000000"/>
                <w:szCs w:val="21"/>
              </w:rPr>
              <w:t xml:space="preserve">   Divorced, separated, or widowed</w:t>
            </w:r>
          </w:p>
        </w:tc>
        <w:tc>
          <w:tcPr>
            <w:tcW w:w="843" w:type="dxa"/>
          </w:tcPr>
          <w:p w14:paraId="68715EBE" w14:textId="77777777" w:rsidR="00585092" w:rsidRDefault="00585092" w:rsidP="00585092">
            <w:pPr>
              <w:jc w:val="center"/>
              <w:rPr>
                <w:rFonts w:ascii="Arial" w:hAnsi="Arial"/>
                <w:color w:val="000000"/>
                <w:szCs w:val="21"/>
              </w:rPr>
            </w:pPr>
            <w:r>
              <w:rPr>
                <w:rFonts w:ascii="Arial" w:hAnsi="Arial"/>
                <w:color w:val="000000"/>
                <w:szCs w:val="21"/>
              </w:rPr>
              <w:t>111</w:t>
            </w:r>
          </w:p>
        </w:tc>
        <w:tc>
          <w:tcPr>
            <w:tcW w:w="892" w:type="dxa"/>
          </w:tcPr>
          <w:p w14:paraId="604CA0B9" w14:textId="77777777" w:rsidR="00585092" w:rsidRDefault="00585092" w:rsidP="00585092">
            <w:pPr>
              <w:jc w:val="center"/>
              <w:rPr>
                <w:rFonts w:ascii="Arial" w:hAnsi="Arial"/>
                <w:color w:val="000000"/>
                <w:szCs w:val="21"/>
              </w:rPr>
            </w:pPr>
            <w:r>
              <w:rPr>
                <w:rFonts w:ascii="Arial" w:hAnsi="Arial"/>
                <w:color w:val="000000"/>
                <w:szCs w:val="21"/>
              </w:rPr>
              <w:t>18.9</w:t>
            </w:r>
          </w:p>
        </w:tc>
      </w:tr>
      <w:tr w:rsidR="00585092" w14:paraId="52E999B8" w14:textId="77777777">
        <w:trPr>
          <w:trHeight w:val="273"/>
        </w:trPr>
        <w:tc>
          <w:tcPr>
            <w:tcW w:w="4200" w:type="dxa"/>
          </w:tcPr>
          <w:p w14:paraId="0F51A93B" w14:textId="77777777" w:rsidR="00585092" w:rsidRDefault="00585092" w:rsidP="00585092">
            <w:pPr>
              <w:rPr>
                <w:rFonts w:ascii="Arial" w:hAnsi="Arial"/>
                <w:color w:val="000000"/>
                <w:szCs w:val="21"/>
              </w:rPr>
            </w:pPr>
            <w:r>
              <w:rPr>
                <w:rFonts w:ascii="Arial" w:hAnsi="Arial"/>
                <w:color w:val="000000"/>
                <w:szCs w:val="21"/>
              </w:rPr>
              <w:t xml:space="preserve">   Married or living as married</w:t>
            </w:r>
          </w:p>
        </w:tc>
        <w:tc>
          <w:tcPr>
            <w:tcW w:w="843" w:type="dxa"/>
          </w:tcPr>
          <w:p w14:paraId="4AD5EBDD" w14:textId="77777777" w:rsidR="00585092" w:rsidRDefault="00585092" w:rsidP="00585092">
            <w:pPr>
              <w:jc w:val="center"/>
              <w:rPr>
                <w:rFonts w:ascii="Arial" w:hAnsi="Arial"/>
                <w:color w:val="000000"/>
                <w:szCs w:val="21"/>
              </w:rPr>
            </w:pPr>
            <w:r>
              <w:rPr>
                <w:rFonts w:ascii="Arial" w:hAnsi="Arial"/>
                <w:color w:val="000000"/>
                <w:szCs w:val="21"/>
              </w:rPr>
              <w:t>363</w:t>
            </w:r>
          </w:p>
        </w:tc>
        <w:tc>
          <w:tcPr>
            <w:tcW w:w="892" w:type="dxa"/>
          </w:tcPr>
          <w:p w14:paraId="0BC6564E" w14:textId="77777777" w:rsidR="00585092" w:rsidRDefault="00585092" w:rsidP="00585092">
            <w:pPr>
              <w:jc w:val="center"/>
              <w:rPr>
                <w:rFonts w:ascii="Arial" w:hAnsi="Arial"/>
                <w:color w:val="000000"/>
                <w:szCs w:val="21"/>
              </w:rPr>
            </w:pPr>
            <w:r>
              <w:rPr>
                <w:rFonts w:ascii="Arial" w:hAnsi="Arial"/>
                <w:color w:val="000000"/>
                <w:szCs w:val="21"/>
              </w:rPr>
              <w:t>62.0</w:t>
            </w:r>
          </w:p>
        </w:tc>
      </w:tr>
      <w:tr w:rsidR="00585092" w14:paraId="27513DA9" w14:textId="77777777">
        <w:trPr>
          <w:trHeight w:val="273"/>
        </w:trPr>
        <w:tc>
          <w:tcPr>
            <w:tcW w:w="4200" w:type="dxa"/>
          </w:tcPr>
          <w:p w14:paraId="66BB0833" w14:textId="77777777" w:rsidR="00585092" w:rsidRPr="003324EA" w:rsidRDefault="00585092" w:rsidP="00585092">
            <w:pPr>
              <w:rPr>
                <w:rFonts w:ascii="Arial" w:hAnsi="Arial"/>
                <w:color w:val="000000"/>
                <w:szCs w:val="21"/>
              </w:rPr>
            </w:pPr>
            <w:r>
              <w:rPr>
                <w:rFonts w:ascii="Arial" w:hAnsi="Arial"/>
                <w:color w:val="000000"/>
                <w:szCs w:val="21"/>
              </w:rPr>
              <w:t>Facebook use frequency</w:t>
            </w:r>
          </w:p>
        </w:tc>
        <w:tc>
          <w:tcPr>
            <w:tcW w:w="843" w:type="dxa"/>
          </w:tcPr>
          <w:p w14:paraId="30367CFF" w14:textId="77777777" w:rsidR="00585092" w:rsidRDefault="00585092" w:rsidP="00585092">
            <w:pPr>
              <w:jc w:val="center"/>
              <w:rPr>
                <w:rFonts w:ascii="Arial" w:hAnsi="Arial"/>
                <w:color w:val="000000"/>
                <w:szCs w:val="21"/>
              </w:rPr>
            </w:pPr>
          </w:p>
        </w:tc>
        <w:tc>
          <w:tcPr>
            <w:tcW w:w="892" w:type="dxa"/>
          </w:tcPr>
          <w:p w14:paraId="35660EC4" w14:textId="77777777" w:rsidR="00585092" w:rsidRDefault="00585092" w:rsidP="00585092">
            <w:pPr>
              <w:jc w:val="center"/>
              <w:rPr>
                <w:rFonts w:ascii="Arial" w:hAnsi="Arial"/>
                <w:color w:val="000000"/>
                <w:szCs w:val="21"/>
              </w:rPr>
            </w:pPr>
          </w:p>
        </w:tc>
      </w:tr>
      <w:tr w:rsidR="00585092" w14:paraId="5DA2F604" w14:textId="77777777">
        <w:trPr>
          <w:trHeight w:val="273"/>
        </w:trPr>
        <w:tc>
          <w:tcPr>
            <w:tcW w:w="4200" w:type="dxa"/>
          </w:tcPr>
          <w:p w14:paraId="72B748AB" w14:textId="77777777" w:rsidR="00585092" w:rsidRDefault="00585092" w:rsidP="00585092">
            <w:pPr>
              <w:rPr>
                <w:rFonts w:ascii="Arial" w:hAnsi="Arial"/>
                <w:color w:val="000000"/>
                <w:szCs w:val="21"/>
              </w:rPr>
            </w:pPr>
            <w:r>
              <w:rPr>
                <w:rFonts w:ascii="Arial" w:hAnsi="Arial"/>
                <w:color w:val="000000"/>
                <w:szCs w:val="21"/>
              </w:rPr>
              <w:t xml:space="preserve">   Every few weeks or less often</w:t>
            </w:r>
          </w:p>
        </w:tc>
        <w:tc>
          <w:tcPr>
            <w:tcW w:w="843" w:type="dxa"/>
          </w:tcPr>
          <w:p w14:paraId="7C6BC4E0" w14:textId="77777777" w:rsidR="00585092" w:rsidRDefault="00585092" w:rsidP="00585092">
            <w:pPr>
              <w:jc w:val="center"/>
              <w:rPr>
                <w:rFonts w:ascii="Arial" w:hAnsi="Arial"/>
                <w:color w:val="000000"/>
                <w:szCs w:val="21"/>
              </w:rPr>
            </w:pPr>
            <w:r>
              <w:rPr>
                <w:rFonts w:ascii="Arial" w:hAnsi="Arial"/>
                <w:color w:val="000000"/>
                <w:szCs w:val="21"/>
              </w:rPr>
              <w:t>14</w:t>
            </w:r>
          </w:p>
        </w:tc>
        <w:tc>
          <w:tcPr>
            <w:tcW w:w="892" w:type="dxa"/>
          </w:tcPr>
          <w:p w14:paraId="4D6CAFD9" w14:textId="77777777" w:rsidR="00585092" w:rsidRDefault="00585092" w:rsidP="00585092">
            <w:pPr>
              <w:jc w:val="center"/>
              <w:rPr>
                <w:rFonts w:ascii="Arial" w:hAnsi="Arial"/>
                <w:color w:val="000000"/>
                <w:szCs w:val="21"/>
              </w:rPr>
            </w:pPr>
            <w:r>
              <w:rPr>
                <w:rFonts w:ascii="Arial" w:hAnsi="Arial"/>
                <w:color w:val="000000"/>
                <w:szCs w:val="21"/>
              </w:rPr>
              <w:t>2.4</w:t>
            </w:r>
          </w:p>
        </w:tc>
      </w:tr>
      <w:tr w:rsidR="00585092" w14:paraId="4D889B85" w14:textId="77777777">
        <w:trPr>
          <w:trHeight w:val="273"/>
        </w:trPr>
        <w:tc>
          <w:tcPr>
            <w:tcW w:w="4200" w:type="dxa"/>
          </w:tcPr>
          <w:p w14:paraId="4FC4DDA8" w14:textId="77777777" w:rsidR="00585092" w:rsidRDefault="00585092" w:rsidP="00585092">
            <w:pPr>
              <w:rPr>
                <w:rFonts w:ascii="Arial" w:hAnsi="Arial"/>
                <w:color w:val="000000"/>
                <w:szCs w:val="21"/>
              </w:rPr>
            </w:pPr>
            <w:r>
              <w:rPr>
                <w:rFonts w:ascii="Arial" w:hAnsi="Arial"/>
                <w:color w:val="000000"/>
                <w:szCs w:val="21"/>
              </w:rPr>
              <w:t xml:space="preserve">   Weekly or a few times a week</w:t>
            </w:r>
          </w:p>
        </w:tc>
        <w:tc>
          <w:tcPr>
            <w:tcW w:w="843" w:type="dxa"/>
          </w:tcPr>
          <w:p w14:paraId="4E784694" w14:textId="77777777" w:rsidR="00585092" w:rsidRDefault="00585092" w:rsidP="00585092">
            <w:pPr>
              <w:jc w:val="center"/>
              <w:rPr>
                <w:rFonts w:ascii="Arial" w:hAnsi="Arial"/>
                <w:color w:val="000000"/>
                <w:szCs w:val="21"/>
              </w:rPr>
            </w:pPr>
            <w:r>
              <w:rPr>
                <w:rFonts w:ascii="Arial" w:hAnsi="Arial"/>
                <w:color w:val="000000"/>
                <w:szCs w:val="21"/>
              </w:rPr>
              <w:t>47</w:t>
            </w:r>
          </w:p>
        </w:tc>
        <w:tc>
          <w:tcPr>
            <w:tcW w:w="892" w:type="dxa"/>
          </w:tcPr>
          <w:p w14:paraId="77387FB8" w14:textId="77777777" w:rsidR="00585092" w:rsidRDefault="00585092" w:rsidP="00585092">
            <w:pPr>
              <w:jc w:val="center"/>
              <w:rPr>
                <w:rFonts w:ascii="Arial" w:hAnsi="Arial"/>
                <w:color w:val="000000"/>
                <w:szCs w:val="21"/>
              </w:rPr>
            </w:pPr>
            <w:r>
              <w:rPr>
                <w:rFonts w:ascii="Arial" w:hAnsi="Arial"/>
                <w:color w:val="000000"/>
                <w:szCs w:val="21"/>
              </w:rPr>
              <w:t>8.0</w:t>
            </w:r>
          </w:p>
        </w:tc>
      </w:tr>
      <w:tr w:rsidR="00585092" w14:paraId="2E924213" w14:textId="77777777">
        <w:trPr>
          <w:trHeight w:val="273"/>
        </w:trPr>
        <w:tc>
          <w:tcPr>
            <w:tcW w:w="4200" w:type="dxa"/>
          </w:tcPr>
          <w:p w14:paraId="0CC329E4" w14:textId="77777777" w:rsidR="00585092" w:rsidRDefault="00585092" w:rsidP="00585092">
            <w:pPr>
              <w:rPr>
                <w:rFonts w:ascii="Arial" w:hAnsi="Arial"/>
                <w:color w:val="000000"/>
                <w:szCs w:val="21"/>
              </w:rPr>
            </w:pPr>
            <w:r>
              <w:rPr>
                <w:rFonts w:ascii="Arial" w:hAnsi="Arial"/>
                <w:color w:val="000000"/>
                <w:szCs w:val="21"/>
              </w:rPr>
              <w:t xml:space="preserve">   Daily or more often</w:t>
            </w:r>
          </w:p>
        </w:tc>
        <w:tc>
          <w:tcPr>
            <w:tcW w:w="843" w:type="dxa"/>
          </w:tcPr>
          <w:p w14:paraId="362ACADF" w14:textId="77777777" w:rsidR="00585092" w:rsidRDefault="00585092" w:rsidP="00585092">
            <w:pPr>
              <w:jc w:val="center"/>
              <w:rPr>
                <w:rFonts w:ascii="Arial" w:hAnsi="Arial"/>
                <w:color w:val="000000"/>
                <w:szCs w:val="21"/>
              </w:rPr>
            </w:pPr>
            <w:r>
              <w:rPr>
                <w:rFonts w:ascii="Arial" w:hAnsi="Arial"/>
                <w:color w:val="000000"/>
                <w:szCs w:val="21"/>
              </w:rPr>
              <w:t>524</w:t>
            </w:r>
          </w:p>
        </w:tc>
        <w:tc>
          <w:tcPr>
            <w:tcW w:w="892" w:type="dxa"/>
          </w:tcPr>
          <w:p w14:paraId="22B5ABF3" w14:textId="77777777" w:rsidR="00585092" w:rsidRDefault="00585092" w:rsidP="00585092">
            <w:pPr>
              <w:jc w:val="center"/>
              <w:rPr>
                <w:rFonts w:ascii="Arial" w:hAnsi="Arial"/>
                <w:color w:val="000000"/>
                <w:szCs w:val="21"/>
              </w:rPr>
            </w:pPr>
            <w:r>
              <w:rPr>
                <w:rFonts w:ascii="Arial" w:hAnsi="Arial"/>
                <w:color w:val="000000"/>
                <w:szCs w:val="21"/>
              </w:rPr>
              <w:t>89.6</w:t>
            </w:r>
          </w:p>
        </w:tc>
      </w:tr>
      <w:tr w:rsidR="00585092" w14:paraId="0C071BA6" w14:textId="77777777">
        <w:trPr>
          <w:trHeight w:val="273"/>
        </w:trPr>
        <w:tc>
          <w:tcPr>
            <w:tcW w:w="5935" w:type="dxa"/>
            <w:gridSpan w:val="3"/>
            <w:shd w:val="clear" w:color="auto" w:fill="D9D9D9" w:themeFill="background1" w:themeFillShade="D9"/>
          </w:tcPr>
          <w:p w14:paraId="3BFDA09B" w14:textId="77777777" w:rsidR="00585092" w:rsidRPr="00254DEA" w:rsidRDefault="00585092" w:rsidP="00A86AEA">
            <w:pPr>
              <w:jc w:val="center"/>
              <w:rPr>
                <w:rFonts w:ascii="Arial" w:hAnsi="Arial"/>
                <w:i/>
                <w:color w:val="000000"/>
                <w:szCs w:val="21"/>
              </w:rPr>
            </w:pPr>
            <w:r w:rsidRPr="00254DEA">
              <w:rPr>
                <w:rFonts w:ascii="Arial" w:hAnsi="Arial"/>
                <w:i/>
                <w:color w:val="000000"/>
                <w:szCs w:val="21"/>
              </w:rPr>
              <w:t>Clinical Characteristics</w:t>
            </w:r>
          </w:p>
        </w:tc>
      </w:tr>
      <w:tr w:rsidR="00585092" w14:paraId="087E1210" w14:textId="77777777">
        <w:trPr>
          <w:trHeight w:val="273"/>
        </w:trPr>
        <w:tc>
          <w:tcPr>
            <w:tcW w:w="4200" w:type="dxa"/>
          </w:tcPr>
          <w:p w14:paraId="07BC71C5" w14:textId="77777777" w:rsidR="00585092" w:rsidRPr="003324EA" w:rsidRDefault="00585092" w:rsidP="00585092">
            <w:pPr>
              <w:rPr>
                <w:rFonts w:ascii="Arial" w:hAnsi="Arial"/>
                <w:color w:val="000000"/>
                <w:szCs w:val="21"/>
              </w:rPr>
            </w:pPr>
            <w:r w:rsidRPr="003324EA">
              <w:rPr>
                <w:rFonts w:ascii="Arial" w:hAnsi="Arial"/>
                <w:color w:val="000000"/>
                <w:szCs w:val="21"/>
              </w:rPr>
              <w:t>Positive depression screener</w:t>
            </w:r>
            <w:r>
              <w:rPr>
                <w:rFonts w:ascii="Arial" w:hAnsi="Arial"/>
                <w:color w:val="000000"/>
                <w:szCs w:val="21"/>
                <w:vertAlign w:val="superscript"/>
              </w:rPr>
              <w:t>1</w:t>
            </w:r>
            <w:r w:rsidRPr="003324EA">
              <w:rPr>
                <w:rFonts w:ascii="Arial" w:hAnsi="Arial"/>
                <w:color w:val="000000"/>
                <w:szCs w:val="21"/>
              </w:rPr>
              <w:t xml:space="preserve"> </w:t>
            </w:r>
          </w:p>
        </w:tc>
        <w:tc>
          <w:tcPr>
            <w:tcW w:w="843" w:type="dxa"/>
          </w:tcPr>
          <w:p w14:paraId="63654A76" w14:textId="77777777" w:rsidR="00585092" w:rsidRDefault="00585092" w:rsidP="00585092">
            <w:pPr>
              <w:jc w:val="center"/>
              <w:rPr>
                <w:rFonts w:ascii="Arial" w:hAnsi="Arial"/>
                <w:color w:val="000000"/>
                <w:szCs w:val="21"/>
              </w:rPr>
            </w:pPr>
            <w:r>
              <w:rPr>
                <w:rFonts w:ascii="Arial" w:hAnsi="Arial"/>
                <w:color w:val="000000"/>
                <w:szCs w:val="21"/>
              </w:rPr>
              <w:t>164</w:t>
            </w:r>
          </w:p>
        </w:tc>
        <w:tc>
          <w:tcPr>
            <w:tcW w:w="892" w:type="dxa"/>
          </w:tcPr>
          <w:p w14:paraId="3FE67E0A" w14:textId="77777777" w:rsidR="00585092" w:rsidRDefault="00585092" w:rsidP="00585092">
            <w:pPr>
              <w:jc w:val="center"/>
              <w:rPr>
                <w:rFonts w:ascii="Arial" w:hAnsi="Arial"/>
                <w:color w:val="000000"/>
                <w:szCs w:val="21"/>
              </w:rPr>
            </w:pPr>
            <w:r>
              <w:rPr>
                <w:rFonts w:ascii="Arial" w:hAnsi="Arial"/>
                <w:color w:val="000000"/>
                <w:szCs w:val="21"/>
              </w:rPr>
              <w:t>27.9</w:t>
            </w:r>
          </w:p>
        </w:tc>
      </w:tr>
      <w:tr w:rsidR="00585092" w14:paraId="2F1F186F" w14:textId="77777777">
        <w:trPr>
          <w:trHeight w:val="273"/>
        </w:trPr>
        <w:tc>
          <w:tcPr>
            <w:tcW w:w="4200" w:type="dxa"/>
          </w:tcPr>
          <w:p w14:paraId="6787ADC7" w14:textId="77777777" w:rsidR="00585092" w:rsidRPr="0014145E" w:rsidRDefault="00585092" w:rsidP="00585092">
            <w:pPr>
              <w:rPr>
                <w:rFonts w:ascii="Arial" w:hAnsi="Arial"/>
                <w:color w:val="000000"/>
                <w:szCs w:val="21"/>
                <w:vertAlign w:val="superscript"/>
              </w:rPr>
            </w:pPr>
            <w:r>
              <w:rPr>
                <w:rFonts w:ascii="Arial" w:hAnsi="Arial"/>
                <w:color w:val="000000"/>
                <w:szCs w:val="21"/>
              </w:rPr>
              <w:t>Positive PTSD screener</w:t>
            </w:r>
            <w:r>
              <w:rPr>
                <w:rFonts w:ascii="Arial" w:hAnsi="Arial"/>
                <w:color w:val="000000"/>
                <w:szCs w:val="21"/>
                <w:vertAlign w:val="superscript"/>
              </w:rPr>
              <w:t>2</w:t>
            </w:r>
          </w:p>
        </w:tc>
        <w:tc>
          <w:tcPr>
            <w:tcW w:w="843" w:type="dxa"/>
          </w:tcPr>
          <w:p w14:paraId="5B228D73" w14:textId="77777777" w:rsidR="00585092" w:rsidRDefault="00585092" w:rsidP="00585092">
            <w:pPr>
              <w:jc w:val="center"/>
              <w:rPr>
                <w:rFonts w:ascii="Arial" w:hAnsi="Arial"/>
                <w:color w:val="000000"/>
                <w:szCs w:val="21"/>
              </w:rPr>
            </w:pPr>
            <w:r>
              <w:rPr>
                <w:rFonts w:ascii="Arial" w:hAnsi="Arial"/>
                <w:color w:val="000000"/>
                <w:szCs w:val="21"/>
              </w:rPr>
              <w:t>267</w:t>
            </w:r>
          </w:p>
        </w:tc>
        <w:tc>
          <w:tcPr>
            <w:tcW w:w="892" w:type="dxa"/>
          </w:tcPr>
          <w:p w14:paraId="57994CAB" w14:textId="77777777" w:rsidR="00585092" w:rsidRDefault="00585092" w:rsidP="00585092">
            <w:pPr>
              <w:jc w:val="center"/>
              <w:rPr>
                <w:rFonts w:ascii="Arial" w:hAnsi="Arial"/>
                <w:color w:val="000000"/>
                <w:szCs w:val="21"/>
              </w:rPr>
            </w:pPr>
            <w:r>
              <w:rPr>
                <w:rFonts w:ascii="Arial" w:hAnsi="Arial"/>
                <w:color w:val="000000"/>
                <w:szCs w:val="21"/>
              </w:rPr>
              <w:t>45.5</w:t>
            </w:r>
          </w:p>
        </w:tc>
      </w:tr>
      <w:tr w:rsidR="00585092" w14:paraId="3F06F9B6" w14:textId="77777777">
        <w:trPr>
          <w:trHeight w:val="273"/>
        </w:trPr>
        <w:tc>
          <w:tcPr>
            <w:tcW w:w="4200" w:type="dxa"/>
          </w:tcPr>
          <w:p w14:paraId="56F92BC5" w14:textId="77777777" w:rsidR="00585092" w:rsidRPr="0014145E" w:rsidRDefault="00585092" w:rsidP="00585092">
            <w:pPr>
              <w:rPr>
                <w:rFonts w:ascii="Arial" w:hAnsi="Arial"/>
                <w:color w:val="000000"/>
                <w:szCs w:val="21"/>
                <w:vertAlign w:val="superscript"/>
              </w:rPr>
            </w:pPr>
            <w:r w:rsidRPr="003324EA">
              <w:rPr>
                <w:rFonts w:ascii="Arial" w:hAnsi="Arial"/>
                <w:color w:val="000000"/>
                <w:szCs w:val="21"/>
              </w:rPr>
              <w:t>P</w:t>
            </w:r>
            <w:r>
              <w:rPr>
                <w:rFonts w:ascii="Arial" w:hAnsi="Arial"/>
                <w:color w:val="000000"/>
                <w:szCs w:val="21"/>
              </w:rPr>
              <w:t>ositive alcohol misuse screener</w:t>
            </w:r>
            <w:r>
              <w:rPr>
                <w:rFonts w:ascii="Arial" w:hAnsi="Arial"/>
                <w:color w:val="000000"/>
                <w:szCs w:val="21"/>
                <w:vertAlign w:val="superscript"/>
              </w:rPr>
              <w:t>3</w:t>
            </w:r>
          </w:p>
        </w:tc>
        <w:tc>
          <w:tcPr>
            <w:tcW w:w="843" w:type="dxa"/>
          </w:tcPr>
          <w:p w14:paraId="30110F6A" w14:textId="77777777" w:rsidR="00585092" w:rsidRDefault="00585092" w:rsidP="00585092">
            <w:pPr>
              <w:jc w:val="center"/>
              <w:rPr>
                <w:rFonts w:ascii="Arial" w:hAnsi="Arial"/>
                <w:color w:val="000000"/>
                <w:szCs w:val="21"/>
              </w:rPr>
            </w:pPr>
            <w:r>
              <w:rPr>
                <w:rFonts w:ascii="Arial" w:hAnsi="Arial"/>
                <w:color w:val="000000"/>
                <w:szCs w:val="21"/>
              </w:rPr>
              <w:t>243</w:t>
            </w:r>
          </w:p>
        </w:tc>
        <w:tc>
          <w:tcPr>
            <w:tcW w:w="892" w:type="dxa"/>
          </w:tcPr>
          <w:p w14:paraId="19893019" w14:textId="77777777" w:rsidR="00585092" w:rsidRDefault="00585092" w:rsidP="00585092">
            <w:pPr>
              <w:jc w:val="center"/>
              <w:rPr>
                <w:rFonts w:ascii="Arial" w:hAnsi="Arial"/>
                <w:color w:val="000000"/>
                <w:szCs w:val="21"/>
              </w:rPr>
            </w:pPr>
            <w:r>
              <w:rPr>
                <w:rFonts w:ascii="Arial" w:hAnsi="Arial"/>
                <w:color w:val="000000"/>
                <w:szCs w:val="21"/>
              </w:rPr>
              <w:t>41.4</w:t>
            </w:r>
          </w:p>
        </w:tc>
      </w:tr>
      <w:tr w:rsidR="00585092" w14:paraId="5B9EC376" w14:textId="77777777">
        <w:trPr>
          <w:trHeight w:val="273"/>
        </w:trPr>
        <w:tc>
          <w:tcPr>
            <w:tcW w:w="4200" w:type="dxa"/>
          </w:tcPr>
          <w:p w14:paraId="09A691AA" w14:textId="77777777" w:rsidR="00585092" w:rsidRPr="0014145E" w:rsidRDefault="000802A7" w:rsidP="00585092">
            <w:pPr>
              <w:rPr>
                <w:rFonts w:ascii="Arial" w:hAnsi="Arial"/>
                <w:color w:val="000000"/>
                <w:szCs w:val="21"/>
                <w:vertAlign w:val="superscript"/>
              </w:rPr>
            </w:pPr>
            <w:r>
              <w:rPr>
                <w:rFonts w:ascii="Arial" w:hAnsi="Arial"/>
                <w:color w:val="000000"/>
                <w:szCs w:val="21"/>
              </w:rPr>
              <w:t>Positive suicidal ideation</w:t>
            </w:r>
            <w:r w:rsidR="00585092">
              <w:rPr>
                <w:rFonts w:ascii="Arial" w:hAnsi="Arial"/>
                <w:color w:val="000000"/>
                <w:szCs w:val="21"/>
              </w:rPr>
              <w:t xml:space="preserve"> screener</w:t>
            </w:r>
            <w:r w:rsidR="00585092">
              <w:rPr>
                <w:rFonts w:ascii="Arial" w:hAnsi="Arial"/>
                <w:color w:val="000000"/>
                <w:szCs w:val="21"/>
                <w:vertAlign w:val="superscript"/>
              </w:rPr>
              <w:t>4</w:t>
            </w:r>
          </w:p>
        </w:tc>
        <w:tc>
          <w:tcPr>
            <w:tcW w:w="843" w:type="dxa"/>
          </w:tcPr>
          <w:p w14:paraId="562ED25D" w14:textId="50DEA596" w:rsidR="00585092" w:rsidRDefault="00585092" w:rsidP="00585092">
            <w:pPr>
              <w:jc w:val="center"/>
              <w:rPr>
                <w:rFonts w:ascii="Arial" w:hAnsi="Arial"/>
                <w:color w:val="000000"/>
                <w:szCs w:val="21"/>
              </w:rPr>
            </w:pPr>
            <w:r>
              <w:rPr>
                <w:rFonts w:ascii="Arial" w:hAnsi="Arial"/>
                <w:color w:val="000000"/>
                <w:szCs w:val="21"/>
              </w:rPr>
              <w:t>132</w:t>
            </w:r>
          </w:p>
        </w:tc>
        <w:tc>
          <w:tcPr>
            <w:tcW w:w="892" w:type="dxa"/>
          </w:tcPr>
          <w:p w14:paraId="5D492F0C" w14:textId="08834E7A" w:rsidR="00585092" w:rsidRDefault="00585092" w:rsidP="00585092">
            <w:pPr>
              <w:jc w:val="center"/>
              <w:rPr>
                <w:rFonts w:ascii="Arial" w:hAnsi="Arial"/>
                <w:color w:val="000000"/>
                <w:szCs w:val="21"/>
              </w:rPr>
            </w:pPr>
            <w:r>
              <w:rPr>
                <w:rFonts w:ascii="Arial" w:hAnsi="Arial"/>
                <w:color w:val="000000"/>
                <w:szCs w:val="21"/>
              </w:rPr>
              <w:t>22.5</w:t>
            </w:r>
          </w:p>
        </w:tc>
      </w:tr>
      <w:tr w:rsidR="00585092" w14:paraId="23EA47F1" w14:textId="77777777">
        <w:trPr>
          <w:trHeight w:val="273"/>
        </w:trPr>
        <w:tc>
          <w:tcPr>
            <w:tcW w:w="5935" w:type="dxa"/>
            <w:gridSpan w:val="3"/>
            <w:shd w:val="clear" w:color="auto" w:fill="D9D9D9" w:themeFill="background1" w:themeFillShade="D9"/>
          </w:tcPr>
          <w:p w14:paraId="74BD797B" w14:textId="77777777" w:rsidR="00585092" w:rsidRPr="00254DEA" w:rsidRDefault="009A4A19" w:rsidP="00A86AEA">
            <w:pPr>
              <w:jc w:val="center"/>
              <w:rPr>
                <w:rFonts w:ascii="Arial" w:hAnsi="Arial"/>
                <w:i/>
                <w:color w:val="000000"/>
                <w:szCs w:val="21"/>
              </w:rPr>
            </w:pPr>
            <w:r w:rsidRPr="00254DEA">
              <w:rPr>
                <w:rFonts w:ascii="Arial" w:hAnsi="Arial"/>
                <w:i/>
                <w:color w:val="000000"/>
                <w:szCs w:val="21"/>
              </w:rPr>
              <w:t xml:space="preserve">VA </w:t>
            </w:r>
            <w:r w:rsidR="00585092" w:rsidRPr="00254DEA">
              <w:rPr>
                <w:rFonts w:ascii="Arial" w:hAnsi="Arial"/>
                <w:i/>
                <w:color w:val="000000"/>
                <w:szCs w:val="21"/>
              </w:rPr>
              <w:t>Health Service Use</w:t>
            </w:r>
          </w:p>
        </w:tc>
      </w:tr>
      <w:tr w:rsidR="00585092" w14:paraId="5504C388" w14:textId="77777777">
        <w:trPr>
          <w:trHeight w:val="273"/>
        </w:trPr>
        <w:tc>
          <w:tcPr>
            <w:tcW w:w="4200" w:type="dxa"/>
          </w:tcPr>
          <w:p w14:paraId="6DD69D86" w14:textId="77777777" w:rsidR="00585092" w:rsidRPr="00494BE3" w:rsidRDefault="00585092" w:rsidP="009A4A19">
            <w:pPr>
              <w:rPr>
                <w:rFonts w:ascii="Arial" w:hAnsi="Arial"/>
                <w:color w:val="000000"/>
                <w:szCs w:val="21"/>
                <w:highlight w:val="yellow"/>
              </w:rPr>
            </w:pPr>
            <w:commentRangeStart w:id="45"/>
            <w:r w:rsidRPr="00494BE3">
              <w:rPr>
                <w:rFonts w:ascii="Arial" w:hAnsi="Arial"/>
                <w:color w:val="000000"/>
                <w:szCs w:val="21"/>
                <w:highlight w:val="yellow"/>
              </w:rPr>
              <w:t xml:space="preserve">Not enrolled </w:t>
            </w:r>
          </w:p>
        </w:tc>
        <w:tc>
          <w:tcPr>
            <w:tcW w:w="843" w:type="dxa"/>
          </w:tcPr>
          <w:p w14:paraId="5D6607A0" w14:textId="23614355" w:rsidR="00585092" w:rsidRPr="00494BE3" w:rsidRDefault="00A934FB" w:rsidP="00585092">
            <w:pPr>
              <w:jc w:val="center"/>
              <w:rPr>
                <w:rFonts w:ascii="Arial" w:hAnsi="Arial"/>
                <w:color w:val="000000"/>
                <w:szCs w:val="21"/>
                <w:highlight w:val="yellow"/>
              </w:rPr>
            </w:pPr>
            <w:r>
              <w:rPr>
                <w:rFonts w:ascii="Arial" w:hAnsi="Arial"/>
                <w:color w:val="000000"/>
                <w:szCs w:val="21"/>
                <w:highlight w:val="yellow"/>
              </w:rPr>
              <w:t>193</w:t>
            </w:r>
          </w:p>
        </w:tc>
        <w:tc>
          <w:tcPr>
            <w:tcW w:w="892" w:type="dxa"/>
          </w:tcPr>
          <w:p w14:paraId="2E3F7F56" w14:textId="03521803" w:rsidR="00585092" w:rsidRPr="00494BE3" w:rsidRDefault="00A934FB" w:rsidP="00A934FB">
            <w:pPr>
              <w:jc w:val="center"/>
              <w:rPr>
                <w:rFonts w:ascii="Arial" w:hAnsi="Arial"/>
                <w:color w:val="000000"/>
                <w:szCs w:val="21"/>
                <w:highlight w:val="yellow"/>
              </w:rPr>
            </w:pPr>
            <w:r>
              <w:rPr>
                <w:rFonts w:ascii="Arial" w:hAnsi="Arial"/>
                <w:color w:val="000000"/>
                <w:szCs w:val="21"/>
                <w:highlight w:val="yellow"/>
              </w:rPr>
              <w:t>32.9</w:t>
            </w:r>
          </w:p>
        </w:tc>
      </w:tr>
      <w:tr w:rsidR="00585092" w14:paraId="27372B42" w14:textId="77777777">
        <w:trPr>
          <w:trHeight w:val="257"/>
        </w:trPr>
        <w:tc>
          <w:tcPr>
            <w:tcW w:w="4200" w:type="dxa"/>
          </w:tcPr>
          <w:p w14:paraId="32CE2893" w14:textId="77777777" w:rsidR="00585092" w:rsidRPr="009A4A19" w:rsidRDefault="009A4A19" w:rsidP="009A4A19">
            <w:pPr>
              <w:rPr>
                <w:rFonts w:ascii="Arial" w:hAnsi="Arial"/>
                <w:color w:val="000000"/>
                <w:szCs w:val="21"/>
                <w:highlight w:val="yellow"/>
              </w:rPr>
            </w:pPr>
            <w:r>
              <w:rPr>
                <w:rFonts w:ascii="Arial" w:hAnsi="Arial"/>
                <w:color w:val="000000"/>
                <w:szCs w:val="21"/>
                <w:highlight w:val="yellow"/>
              </w:rPr>
              <w:t>N</w:t>
            </w:r>
            <w:r w:rsidR="00585092" w:rsidRPr="009A4A19">
              <w:rPr>
                <w:rFonts w:ascii="Arial" w:hAnsi="Arial"/>
                <w:color w:val="000000"/>
                <w:szCs w:val="21"/>
                <w:highlight w:val="yellow"/>
              </w:rPr>
              <w:t>ot used in last year</w:t>
            </w:r>
          </w:p>
        </w:tc>
        <w:tc>
          <w:tcPr>
            <w:tcW w:w="843" w:type="dxa"/>
          </w:tcPr>
          <w:p w14:paraId="29F76605" w14:textId="6560D30B" w:rsidR="00585092" w:rsidRPr="009A4A19" w:rsidRDefault="00585092" w:rsidP="00585092">
            <w:pPr>
              <w:jc w:val="center"/>
              <w:rPr>
                <w:rFonts w:ascii="Arial" w:hAnsi="Arial"/>
                <w:color w:val="000000"/>
                <w:szCs w:val="21"/>
                <w:highlight w:val="yellow"/>
              </w:rPr>
            </w:pPr>
            <w:r w:rsidRPr="009A4A19">
              <w:rPr>
                <w:rFonts w:ascii="Arial" w:hAnsi="Arial"/>
                <w:color w:val="000000"/>
                <w:szCs w:val="21"/>
                <w:highlight w:val="yellow"/>
              </w:rPr>
              <w:t>322</w:t>
            </w:r>
          </w:p>
        </w:tc>
        <w:tc>
          <w:tcPr>
            <w:tcW w:w="892" w:type="dxa"/>
          </w:tcPr>
          <w:p w14:paraId="1311A6C2" w14:textId="7F6FEA8D" w:rsidR="00585092" w:rsidRPr="009A4A19" w:rsidRDefault="00585092" w:rsidP="00585092">
            <w:pPr>
              <w:jc w:val="center"/>
              <w:rPr>
                <w:rFonts w:ascii="Arial" w:hAnsi="Arial"/>
                <w:color w:val="000000"/>
                <w:szCs w:val="21"/>
                <w:highlight w:val="yellow"/>
              </w:rPr>
            </w:pPr>
            <w:r w:rsidRPr="009A4A19">
              <w:rPr>
                <w:rFonts w:ascii="Arial" w:hAnsi="Arial"/>
                <w:color w:val="000000"/>
                <w:szCs w:val="21"/>
                <w:highlight w:val="yellow"/>
              </w:rPr>
              <w:t>54.9</w:t>
            </w:r>
            <w:commentRangeEnd w:id="45"/>
            <w:r w:rsidR="00762F1F">
              <w:rPr>
                <w:rStyle w:val="CommentReference"/>
              </w:rPr>
              <w:commentReference w:id="45"/>
            </w:r>
          </w:p>
        </w:tc>
      </w:tr>
    </w:tbl>
    <w:p w14:paraId="0A834119" w14:textId="77777777" w:rsidR="00226E68" w:rsidRPr="00585092" w:rsidRDefault="00585092" w:rsidP="00585092">
      <w:pPr>
        <w:pStyle w:val="ListParagraph"/>
        <w:numPr>
          <w:ilvl w:val="0"/>
          <w:numId w:val="31"/>
        </w:numPr>
        <w:rPr>
          <w:rFonts w:ascii="Arial" w:hAnsi="Arial"/>
          <w:color w:val="000000"/>
          <w:sz w:val="20"/>
          <w:szCs w:val="20"/>
        </w:rPr>
      </w:pPr>
      <w:r>
        <w:rPr>
          <w:rFonts w:ascii="Arial" w:hAnsi="Arial"/>
          <w:color w:val="000000"/>
          <w:sz w:val="20"/>
          <w:szCs w:val="20"/>
        </w:rPr>
        <w:t xml:space="preserve">PHQ-2 score </w:t>
      </w:r>
      <w:r w:rsidRPr="00585092">
        <w:rPr>
          <w:rFonts w:ascii="Arial" w:hAnsi="Arial" w:cs="Arial"/>
          <w:color w:val="222222"/>
          <w:sz w:val="20"/>
          <w:szCs w:val="20"/>
          <w:shd w:val="clear" w:color="auto" w:fill="FFFFFF"/>
        </w:rPr>
        <w:t>≥</w:t>
      </w:r>
      <w:r>
        <w:rPr>
          <w:rFonts w:ascii="Arial" w:hAnsi="Arial"/>
          <w:color w:val="000000"/>
          <w:sz w:val="20"/>
          <w:szCs w:val="20"/>
        </w:rPr>
        <w:t xml:space="preserve"> 3</w:t>
      </w:r>
    </w:p>
    <w:p w14:paraId="6864FF72" w14:textId="77777777" w:rsidR="0014145E" w:rsidRPr="00585092" w:rsidRDefault="0014145E" w:rsidP="0014145E">
      <w:pPr>
        <w:pStyle w:val="ListParagraph"/>
        <w:numPr>
          <w:ilvl w:val="0"/>
          <w:numId w:val="31"/>
        </w:numPr>
        <w:rPr>
          <w:rFonts w:ascii="Arial" w:hAnsi="Arial"/>
          <w:color w:val="000000"/>
          <w:sz w:val="20"/>
          <w:szCs w:val="20"/>
        </w:rPr>
      </w:pPr>
      <w:r w:rsidRPr="00585092">
        <w:rPr>
          <w:rFonts w:ascii="Arial" w:hAnsi="Arial"/>
          <w:color w:val="000000"/>
          <w:sz w:val="20"/>
          <w:szCs w:val="20"/>
        </w:rPr>
        <w:t>P</w:t>
      </w:r>
      <w:r w:rsidR="00585092">
        <w:rPr>
          <w:rFonts w:ascii="Arial" w:hAnsi="Arial"/>
          <w:color w:val="000000"/>
          <w:sz w:val="20"/>
          <w:szCs w:val="20"/>
        </w:rPr>
        <w:t xml:space="preserve">C-PTSD-5 score </w:t>
      </w:r>
      <w:r w:rsidR="00585092" w:rsidRPr="00585092">
        <w:rPr>
          <w:rFonts w:ascii="Arial" w:hAnsi="Arial" w:cs="Arial"/>
          <w:color w:val="222222"/>
          <w:sz w:val="20"/>
          <w:szCs w:val="20"/>
          <w:shd w:val="clear" w:color="auto" w:fill="FFFFFF"/>
        </w:rPr>
        <w:t>≥</w:t>
      </w:r>
      <w:r w:rsidRPr="00585092">
        <w:rPr>
          <w:rFonts w:ascii="Arial" w:hAnsi="Arial"/>
          <w:color w:val="000000"/>
          <w:sz w:val="20"/>
          <w:szCs w:val="20"/>
        </w:rPr>
        <w:t xml:space="preserve"> </w:t>
      </w:r>
      <w:r w:rsidR="00585092">
        <w:rPr>
          <w:rFonts w:ascii="Arial" w:hAnsi="Arial"/>
          <w:color w:val="000000"/>
          <w:sz w:val="20"/>
          <w:szCs w:val="20"/>
        </w:rPr>
        <w:t>3</w:t>
      </w:r>
    </w:p>
    <w:p w14:paraId="05A8AE6E" w14:textId="77777777" w:rsidR="0014145E" w:rsidRPr="00585092" w:rsidRDefault="00585092" w:rsidP="0014145E">
      <w:pPr>
        <w:pStyle w:val="ListParagraph"/>
        <w:numPr>
          <w:ilvl w:val="0"/>
          <w:numId w:val="31"/>
        </w:numPr>
        <w:rPr>
          <w:rFonts w:ascii="Arial" w:hAnsi="Arial"/>
          <w:color w:val="000000"/>
          <w:sz w:val="20"/>
          <w:szCs w:val="20"/>
        </w:rPr>
      </w:pPr>
      <w:r>
        <w:rPr>
          <w:rFonts w:ascii="Arial" w:hAnsi="Arial"/>
          <w:color w:val="000000"/>
          <w:sz w:val="20"/>
          <w:szCs w:val="20"/>
        </w:rPr>
        <w:t xml:space="preserve">AUDIT-C score </w:t>
      </w:r>
      <w:r w:rsidRPr="00585092">
        <w:rPr>
          <w:rFonts w:ascii="Arial" w:hAnsi="Arial" w:cs="Arial"/>
          <w:color w:val="222222"/>
          <w:sz w:val="20"/>
          <w:szCs w:val="20"/>
          <w:shd w:val="clear" w:color="auto" w:fill="FFFFFF"/>
        </w:rPr>
        <w:t>≥</w:t>
      </w:r>
      <w:r>
        <w:rPr>
          <w:rFonts w:ascii="Arial" w:hAnsi="Arial"/>
          <w:color w:val="000000"/>
          <w:sz w:val="20"/>
          <w:szCs w:val="20"/>
        </w:rPr>
        <w:t xml:space="preserve"> 4 (men) or </w:t>
      </w:r>
      <w:r w:rsidRPr="00585092">
        <w:rPr>
          <w:rFonts w:ascii="Arial" w:hAnsi="Arial" w:cs="Arial"/>
          <w:color w:val="222222"/>
          <w:sz w:val="20"/>
          <w:szCs w:val="20"/>
          <w:shd w:val="clear" w:color="auto" w:fill="FFFFFF"/>
        </w:rPr>
        <w:t>≥</w:t>
      </w:r>
      <w:r>
        <w:rPr>
          <w:rFonts w:ascii="Arial" w:hAnsi="Arial"/>
          <w:color w:val="000000"/>
          <w:sz w:val="20"/>
          <w:szCs w:val="20"/>
        </w:rPr>
        <w:t xml:space="preserve"> 3</w:t>
      </w:r>
      <w:r w:rsidR="0014145E" w:rsidRPr="00585092">
        <w:rPr>
          <w:rFonts w:ascii="Arial" w:hAnsi="Arial"/>
          <w:color w:val="000000"/>
          <w:sz w:val="20"/>
          <w:szCs w:val="20"/>
        </w:rPr>
        <w:t xml:space="preserve"> (women)</w:t>
      </w:r>
    </w:p>
    <w:p w14:paraId="333868A9" w14:textId="77777777" w:rsidR="0014145E" w:rsidRPr="00585092" w:rsidRDefault="0014145E" w:rsidP="0014145E">
      <w:pPr>
        <w:pStyle w:val="ListParagraph"/>
        <w:numPr>
          <w:ilvl w:val="0"/>
          <w:numId w:val="31"/>
        </w:numPr>
        <w:rPr>
          <w:rFonts w:ascii="Arial" w:hAnsi="Arial"/>
          <w:color w:val="000000"/>
          <w:sz w:val="20"/>
          <w:szCs w:val="20"/>
        </w:rPr>
      </w:pPr>
      <w:r w:rsidRPr="00585092">
        <w:rPr>
          <w:rFonts w:ascii="Arial" w:hAnsi="Arial"/>
          <w:color w:val="000000"/>
          <w:sz w:val="20"/>
          <w:szCs w:val="20"/>
        </w:rPr>
        <w:t xml:space="preserve">DSI-SS score </w:t>
      </w:r>
      <w:r w:rsidR="00585092" w:rsidRPr="00585092">
        <w:rPr>
          <w:rFonts w:ascii="Arial" w:hAnsi="Arial" w:cs="Arial"/>
          <w:color w:val="222222"/>
          <w:sz w:val="20"/>
          <w:szCs w:val="20"/>
          <w:shd w:val="clear" w:color="auto" w:fill="FFFFFF"/>
        </w:rPr>
        <w:t>≥</w:t>
      </w:r>
      <w:r w:rsidRPr="00585092">
        <w:rPr>
          <w:rFonts w:ascii="Arial" w:hAnsi="Arial"/>
          <w:color w:val="000000"/>
          <w:sz w:val="20"/>
          <w:szCs w:val="20"/>
        </w:rPr>
        <w:t xml:space="preserve"> </w:t>
      </w:r>
      <w:r w:rsidR="00585092">
        <w:rPr>
          <w:rFonts w:ascii="Arial" w:hAnsi="Arial"/>
          <w:color w:val="000000"/>
          <w:sz w:val="20"/>
          <w:szCs w:val="20"/>
        </w:rPr>
        <w:t>2</w:t>
      </w:r>
    </w:p>
    <w:p w14:paraId="1613E5CD" w14:textId="77777777" w:rsidR="00226E68" w:rsidRDefault="00226E68" w:rsidP="00635619">
      <w:pPr>
        <w:rPr>
          <w:rFonts w:ascii="Arial" w:hAnsi="Arial"/>
          <w:color w:val="000000"/>
          <w:szCs w:val="21"/>
        </w:rPr>
      </w:pPr>
    </w:p>
    <w:p w14:paraId="1463AB1D" w14:textId="77777777" w:rsidR="00AA4B10" w:rsidRDefault="00AA4B10">
      <w:pPr>
        <w:rPr>
          <w:rFonts w:ascii="Arial" w:hAnsi="Arial" w:cs="Arial"/>
          <w:b/>
          <w:bCs/>
          <w:color w:val="000000"/>
        </w:rPr>
      </w:pPr>
      <w:r>
        <w:rPr>
          <w:rFonts w:ascii="Arial" w:hAnsi="Arial" w:cs="Arial"/>
          <w:b/>
          <w:bCs/>
          <w:color w:val="000000"/>
        </w:rPr>
        <w:br w:type="page"/>
      </w:r>
    </w:p>
    <w:p w14:paraId="4EA82F82" w14:textId="38157960" w:rsidR="00226E68" w:rsidRPr="00F760B7" w:rsidRDefault="00226E68" w:rsidP="00226E68">
      <w:pPr>
        <w:rPr>
          <w:rFonts w:ascii="Arial" w:hAnsi="Arial" w:cs="Arial"/>
          <w:b/>
          <w:bCs/>
          <w:color w:val="000000"/>
        </w:rPr>
      </w:pPr>
      <w:commentRangeStart w:id="46"/>
      <w:r>
        <w:rPr>
          <w:rFonts w:ascii="Arial" w:hAnsi="Arial" w:cs="Arial"/>
          <w:b/>
          <w:bCs/>
          <w:color w:val="000000"/>
        </w:rPr>
        <w:lastRenderedPageBreak/>
        <w:t xml:space="preserve">Table 2: </w:t>
      </w:r>
      <w:r w:rsidR="00F760B7">
        <w:rPr>
          <w:rFonts w:ascii="Arial" w:hAnsi="Arial" w:cs="Arial"/>
          <w:b/>
          <w:bCs/>
          <w:color w:val="000000"/>
        </w:rPr>
        <w:t>Predicted Probabilities</w:t>
      </w:r>
      <w:r>
        <w:rPr>
          <w:rFonts w:ascii="Arial" w:hAnsi="Arial" w:cs="Arial"/>
          <w:b/>
          <w:bCs/>
          <w:color w:val="000000"/>
        </w:rPr>
        <w:t xml:space="preserve"> of </w:t>
      </w:r>
      <w:del w:id="47" w:author="Benjamin Chan" w:date="2017-11-22T12:40:00Z">
        <w:r w:rsidDel="006167D4">
          <w:rPr>
            <w:rFonts w:ascii="Arial" w:hAnsi="Arial" w:cs="Arial"/>
            <w:b/>
            <w:bCs/>
            <w:color w:val="000000"/>
          </w:rPr>
          <w:delText>Survey Participation Among Veterans Who Have Curre</w:delText>
        </w:r>
        <w:r w:rsidR="00F760B7" w:rsidDel="006167D4">
          <w:rPr>
            <w:rFonts w:ascii="Arial" w:hAnsi="Arial" w:cs="Arial"/>
            <w:b/>
            <w:bCs/>
            <w:color w:val="000000"/>
          </w:rPr>
          <w:delText>nt Suicidal Ideation (n=132) or</w:delText>
        </w:r>
        <w:r w:rsidDel="006167D4">
          <w:rPr>
            <w:rFonts w:ascii="Arial" w:hAnsi="Arial" w:cs="Arial"/>
            <w:b/>
            <w:bCs/>
            <w:color w:val="000000"/>
          </w:rPr>
          <w:delText xml:space="preserve"> are not enrolled in the VA (</w:delText>
        </w:r>
        <w:r w:rsidRPr="00F438D7" w:rsidDel="006167D4">
          <w:rPr>
            <w:rFonts w:ascii="Arial" w:hAnsi="Arial" w:cs="Arial"/>
            <w:b/>
            <w:bCs/>
            <w:color w:val="000000"/>
            <w:highlight w:val="yellow"/>
          </w:rPr>
          <w:delText>n=</w:delText>
        </w:r>
      </w:del>
      <w:del w:id="48" w:author="Benjamin Chan" w:date="2017-11-22T12:00:00Z">
        <w:r w:rsidRPr="00F438D7" w:rsidDel="003468E8">
          <w:rPr>
            <w:rFonts w:ascii="Arial" w:hAnsi="Arial" w:cs="Arial"/>
            <w:b/>
            <w:bCs/>
            <w:color w:val="000000"/>
            <w:highlight w:val="yellow"/>
          </w:rPr>
          <w:delText>195</w:delText>
        </w:r>
      </w:del>
      <w:del w:id="49" w:author="Benjamin Chan" w:date="2017-11-22T12:40:00Z">
        <w:r w:rsidDel="006167D4">
          <w:rPr>
            <w:rFonts w:ascii="Arial" w:hAnsi="Arial" w:cs="Arial"/>
            <w:b/>
            <w:bCs/>
            <w:color w:val="000000"/>
          </w:rPr>
          <w:delText>)</w:delText>
        </w:r>
        <w:commentRangeEnd w:id="46"/>
        <w:r w:rsidR="00710254" w:rsidDel="006167D4">
          <w:rPr>
            <w:rStyle w:val="CommentReference"/>
            <w:vanish/>
          </w:rPr>
          <w:commentReference w:id="46"/>
        </w:r>
      </w:del>
      <w:ins w:id="50" w:author="Benjamin Chan" w:date="2017-11-22T12:40:00Z">
        <w:r w:rsidR="006167D4">
          <w:rPr>
            <w:rFonts w:ascii="Arial" w:hAnsi="Arial" w:cs="Arial"/>
            <w:b/>
            <w:bCs/>
            <w:color w:val="000000"/>
          </w:rPr>
          <w:t>Suicide Ideation and Non-</w:t>
        </w:r>
      </w:ins>
      <w:ins w:id="51" w:author="Benjamin Chan" w:date="2017-11-22T12:41:00Z">
        <w:r w:rsidR="006167D4">
          <w:rPr>
            <w:rFonts w:ascii="Arial" w:hAnsi="Arial" w:cs="Arial"/>
            <w:b/>
            <w:bCs/>
            <w:color w:val="000000"/>
          </w:rPr>
          <w:t>E</w:t>
        </w:r>
      </w:ins>
      <w:ins w:id="52" w:author="Benjamin Chan" w:date="2017-11-22T12:40:00Z">
        <w:r w:rsidR="006167D4">
          <w:rPr>
            <w:rFonts w:ascii="Arial" w:hAnsi="Arial" w:cs="Arial"/>
            <w:b/>
            <w:bCs/>
            <w:color w:val="000000"/>
          </w:rPr>
          <w:t>nrollment in VA Health Care Among Survey Participants</w:t>
        </w:r>
      </w:ins>
      <w:bookmarkStart w:id="53" w:name="_GoBack"/>
      <w:bookmarkEnd w:id="53"/>
    </w:p>
    <w:p w14:paraId="25335C01" w14:textId="77777777" w:rsidR="00226E68" w:rsidRPr="003D599F" w:rsidRDefault="00226E68" w:rsidP="002E3820">
      <w:pPr>
        <w:jc w:val="center"/>
        <w:rPr>
          <w:rFonts w:ascii="Arial" w:hAnsi="Arial" w:cs="Arial"/>
          <w:color w:val="000000"/>
        </w:rPr>
      </w:pPr>
    </w:p>
    <w:tbl>
      <w:tblPr>
        <w:tblStyle w:val="TableGrid"/>
        <w:tblW w:w="0" w:type="auto"/>
        <w:tblLayout w:type="fixed"/>
        <w:tblLook w:val="04A0" w:firstRow="1" w:lastRow="0" w:firstColumn="1" w:lastColumn="0" w:noHBand="0" w:noVBand="1"/>
      </w:tblPr>
      <w:tblGrid>
        <w:gridCol w:w="1270"/>
        <w:gridCol w:w="1785"/>
        <w:gridCol w:w="1260"/>
        <w:gridCol w:w="1260"/>
        <w:gridCol w:w="1620"/>
        <w:gridCol w:w="1260"/>
      </w:tblGrid>
      <w:tr w:rsidR="00451255" w:rsidRPr="00451255" w14:paraId="50E9352E" w14:textId="77777777">
        <w:trPr>
          <w:trHeight w:val="530"/>
        </w:trPr>
        <w:tc>
          <w:tcPr>
            <w:tcW w:w="1270" w:type="dxa"/>
            <w:shd w:val="clear" w:color="auto" w:fill="D9D9D9" w:themeFill="background1" w:themeFillShade="D9"/>
            <w:noWrap/>
          </w:tcPr>
          <w:p w14:paraId="3E5D5AAB" w14:textId="77777777" w:rsidR="00451255" w:rsidRPr="005D3951" w:rsidRDefault="00451255" w:rsidP="002E3820">
            <w:pPr>
              <w:jc w:val="center"/>
              <w:rPr>
                <w:rFonts w:ascii="Arial" w:hAnsi="Arial" w:cs="Arial"/>
                <w:b/>
                <w:color w:val="000000"/>
              </w:rPr>
            </w:pPr>
            <w:r w:rsidRPr="005D3951">
              <w:rPr>
                <w:rFonts w:ascii="Arial" w:hAnsi="Arial" w:cs="Arial"/>
                <w:b/>
                <w:color w:val="000000"/>
              </w:rPr>
              <w:t>Image</w:t>
            </w:r>
          </w:p>
        </w:tc>
        <w:tc>
          <w:tcPr>
            <w:tcW w:w="1785" w:type="dxa"/>
            <w:shd w:val="clear" w:color="auto" w:fill="D9D9D9" w:themeFill="background1" w:themeFillShade="D9"/>
            <w:noWrap/>
          </w:tcPr>
          <w:p w14:paraId="1E6C36D4" w14:textId="77777777" w:rsidR="00451255" w:rsidRPr="005D3951" w:rsidRDefault="00451255" w:rsidP="002E3820">
            <w:pPr>
              <w:jc w:val="center"/>
              <w:rPr>
                <w:rFonts w:ascii="Arial" w:hAnsi="Arial" w:cs="Arial"/>
                <w:b/>
                <w:color w:val="000000"/>
              </w:rPr>
            </w:pPr>
            <w:r w:rsidRPr="005D3951">
              <w:rPr>
                <w:rFonts w:ascii="Arial" w:hAnsi="Arial" w:cs="Arial"/>
                <w:b/>
                <w:color w:val="000000"/>
              </w:rPr>
              <w:t>Headline</w:t>
            </w:r>
          </w:p>
        </w:tc>
        <w:tc>
          <w:tcPr>
            <w:tcW w:w="1260" w:type="dxa"/>
            <w:shd w:val="clear" w:color="auto" w:fill="D9D9D9" w:themeFill="background1" w:themeFillShade="D9"/>
          </w:tcPr>
          <w:p w14:paraId="38801B4A" w14:textId="77777777" w:rsidR="00AA4B10" w:rsidRPr="00585092" w:rsidRDefault="00F760B7" w:rsidP="002E3820">
            <w:pPr>
              <w:jc w:val="center"/>
              <w:rPr>
                <w:rFonts w:ascii="Arial" w:hAnsi="Arial" w:cs="Arial"/>
                <w:b/>
                <w:color w:val="000000"/>
                <w:vertAlign w:val="superscript"/>
              </w:rPr>
            </w:pPr>
            <w:r>
              <w:rPr>
                <w:rFonts w:ascii="Arial" w:hAnsi="Arial" w:cs="Arial"/>
                <w:b/>
                <w:color w:val="000000"/>
              </w:rPr>
              <w:t>Suicidal ideation</w:t>
            </w:r>
            <w:r>
              <w:rPr>
                <w:rFonts w:ascii="Arial" w:hAnsi="Arial" w:cs="Arial"/>
                <w:b/>
                <w:color w:val="000000"/>
                <w:vertAlign w:val="superscript"/>
              </w:rPr>
              <w:t>1</w:t>
            </w:r>
          </w:p>
        </w:tc>
        <w:tc>
          <w:tcPr>
            <w:tcW w:w="1260" w:type="dxa"/>
            <w:shd w:val="clear" w:color="auto" w:fill="D9D9D9" w:themeFill="background1" w:themeFillShade="D9"/>
            <w:noWrap/>
          </w:tcPr>
          <w:p w14:paraId="25A3A92C" w14:textId="77777777" w:rsidR="00451255" w:rsidRPr="005D3951" w:rsidRDefault="00451255" w:rsidP="002E3820">
            <w:pPr>
              <w:jc w:val="center"/>
              <w:rPr>
                <w:rFonts w:ascii="Arial" w:hAnsi="Arial" w:cs="Arial"/>
                <w:b/>
                <w:color w:val="000000"/>
              </w:rPr>
            </w:pPr>
            <w:r w:rsidRPr="005D3951">
              <w:rPr>
                <w:rFonts w:ascii="Arial" w:hAnsi="Arial" w:cs="Arial"/>
                <w:b/>
                <w:color w:val="000000"/>
              </w:rPr>
              <w:t>95% CI</w:t>
            </w:r>
          </w:p>
        </w:tc>
        <w:tc>
          <w:tcPr>
            <w:tcW w:w="1620" w:type="dxa"/>
            <w:shd w:val="clear" w:color="auto" w:fill="D9D9D9" w:themeFill="background1" w:themeFillShade="D9"/>
          </w:tcPr>
          <w:p w14:paraId="129DB4CF" w14:textId="77777777" w:rsidR="00451255" w:rsidRPr="00A934FB" w:rsidRDefault="00F760B7" w:rsidP="002E3820">
            <w:pPr>
              <w:jc w:val="center"/>
              <w:rPr>
                <w:rFonts w:ascii="Arial" w:hAnsi="Arial" w:cs="Arial"/>
                <w:b/>
                <w:color w:val="000000"/>
              </w:rPr>
            </w:pPr>
            <w:r w:rsidRPr="00A934FB">
              <w:rPr>
                <w:rFonts w:ascii="Arial" w:hAnsi="Arial" w:cs="Arial"/>
                <w:b/>
                <w:color w:val="000000"/>
              </w:rPr>
              <w:t>Not enrolled in VA</w:t>
            </w:r>
          </w:p>
        </w:tc>
        <w:tc>
          <w:tcPr>
            <w:tcW w:w="1260" w:type="dxa"/>
            <w:shd w:val="clear" w:color="auto" w:fill="D9D9D9" w:themeFill="background1" w:themeFillShade="D9"/>
            <w:noWrap/>
          </w:tcPr>
          <w:p w14:paraId="472E290A" w14:textId="77777777" w:rsidR="00451255" w:rsidRPr="00A934FB" w:rsidRDefault="00451255" w:rsidP="002E3820">
            <w:pPr>
              <w:jc w:val="center"/>
              <w:rPr>
                <w:rFonts w:ascii="Arial" w:hAnsi="Arial" w:cs="Arial"/>
                <w:b/>
                <w:color w:val="000000"/>
              </w:rPr>
            </w:pPr>
            <w:r w:rsidRPr="00A934FB">
              <w:rPr>
                <w:rFonts w:ascii="Arial" w:hAnsi="Arial" w:cs="Arial"/>
                <w:b/>
                <w:color w:val="000000"/>
              </w:rPr>
              <w:t>95% CI</w:t>
            </w:r>
          </w:p>
        </w:tc>
      </w:tr>
      <w:tr w:rsidR="00451255" w:rsidRPr="00451255" w14:paraId="3941E1DE" w14:textId="77777777">
        <w:trPr>
          <w:trHeight w:val="300"/>
        </w:trPr>
        <w:tc>
          <w:tcPr>
            <w:tcW w:w="1270" w:type="dxa"/>
          </w:tcPr>
          <w:p w14:paraId="1DAA09AB" w14:textId="77777777" w:rsidR="00451255" w:rsidRPr="00451255" w:rsidRDefault="00C34FC1" w:rsidP="00C34FC1">
            <w:pPr>
              <w:jc w:val="center"/>
              <w:rPr>
                <w:rFonts w:ascii="Arial" w:hAnsi="Arial" w:cs="Arial"/>
                <w:color w:val="000000"/>
              </w:rPr>
            </w:pPr>
            <w:r>
              <w:rPr>
                <w:rFonts w:ascii="Arial" w:hAnsi="Arial" w:cs="Arial"/>
                <w:color w:val="000000"/>
              </w:rPr>
              <w:t>Survey</w:t>
            </w:r>
          </w:p>
        </w:tc>
        <w:tc>
          <w:tcPr>
            <w:tcW w:w="1785" w:type="dxa"/>
          </w:tcPr>
          <w:p w14:paraId="1F41A470" w14:textId="77777777" w:rsidR="00451255" w:rsidRPr="00451255" w:rsidRDefault="00451255" w:rsidP="00A86AEA">
            <w:pPr>
              <w:jc w:val="center"/>
              <w:rPr>
                <w:rFonts w:ascii="Arial" w:hAnsi="Arial" w:cs="Arial"/>
                <w:color w:val="000000"/>
              </w:rPr>
            </w:pPr>
            <w:r w:rsidRPr="00451255">
              <w:rPr>
                <w:rFonts w:ascii="Arial" w:hAnsi="Arial" w:cs="Arial"/>
                <w:color w:val="000000"/>
              </w:rPr>
              <w:t>Altruism</w:t>
            </w:r>
          </w:p>
        </w:tc>
        <w:tc>
          <w:tcPr>
            <w:tcW w:w="1260" w:type="dxa"/>
          </w:tcPr>
          <w:p w14:paraId="344E22D2" w14:textId="77777777" w:rsidR="00451255" w:rsidRPr="00451255" w:rsidRDefault="00451255" w:rsidP="002E3820">
            <w:pPr>
              <w:jc w:val="center"/>
              <w:rPr>
                <w:rFonts w:ascii="Arial" w:hAnsi="Arial" w:cs="Arial"/>
                <w:color w:val="000000"/>
              </w:rPr>
            </w:pPr>
            <w:commentRangeStart w:id="54"/>
            <w:r w:rsidRPr="00451255">
              <w:rPr>
                <w:rFonts w:ascii="Arial" w:hAnsi="Arial" w:cs="Arial"/>
                <w:color w:val="000000"/>
              </w:rPr>
              <w:t>0.28</w:t>
            </w:r>
          </w:p>
        </w:tc>
        <w:tc>
          <w:tcPr>
            <w:tcW w:w="1260" w:type="dxa"/>
            <w:noWrap/>
          </w:tcPr>
          <w:p w14:paraId="349AACBB" w14:textId="77777777" w:rsidR="00451255" w:rsidRPr="00451255" w:rsidRDefault="00451255" w:rsidP="002E3820">
            <w:pPr>
              <w:jc w:val="center"/>
              <w:rPr>
                <w:rFonts w:ascii="Arial" w:hAnsi="Arial" w:cs="Arial"/>
                <w:color w:val="000000"/>
              </w:rPr>
            </w:pPr>
            <w:r w:rsidRPr="00451255">
              <w:rPr>
                <w:rFonts w:ascii="Arial" w:hAnsi="Arial" w:cs="Arial"/>
                <w:color w:val="000000"/>
              </w:rPr>
              <w:t>0.12-0.52</w:t>
            </w:r>
          </w:p>
        </w:tc>
        <w:tc>
          <w:tcPr>
            <w:tcW w:w="1620" w:type="dxa"/>
          </w:tcPr>
          <w:p w14:paraId="2CE13EA1" w14:textId="77777777" w:rsidR="00451255" w:rsidRPr="00A934FB" w:rsidRDefault="00451255" w:rsidP="002E3820">
            <w:pPr>
              <w:jc w:val="center"/>
              <w:rPr>
                <w:rFonts w:ascii="Arial" w:hAnsi="Arial" w:cs="Arial"/>
                <w:color w:val="000000"/>
                <w:highlight w:val="yellow"/>
              </w:rPr>
            </w:pPr>
            <w:r w:rsidRPr="00A934FB">
              <w:rPr>
                <w:rFonts w:ascii="Arial" w:hAnsi="Arial" w:cs="Arial"/>
                <w:color w:val="000000"/>
                <w:highlight w:val="yellow"/>
              </w:rPr>
              <w:t>0.28</w:t>
            </w:r>
          </w:p>
        </w:tc>
        <w:tc>
          <w:tcPr>
            <w:tcW w:w="1260" w:type="dxa"/>
            <w:noWrap/>
          </w:tcPr>
          <w:p w14:paraId="582C5EE8" w14:textId="77777777" w:rsidR="00451255" w:rsidRPr="00A934FB" w:rsidRDefault="00451255" w:rsidP="002E3820">
            <w:pPr>
              <w:jc w:val="center"/>
              <w:rPr>
                <w:rFonts w:ascii="Arial" w:hAnsi="Arial" w:cs="Arial"/>
                <w:color w:val="000000"/>
                <w:highlight w:val="yellow"/>
              </w:rPr>
            </w:pPr>
            <w:r w:rsidRPr="00A934FB">
              <w:rPr>
                <w:rFonts w:ascii="Arial" w:hAnsi="Arial" w:cs="Arial"/>
                <w:color w:val="000000"/>
                <w:highlight w:val="yellow"/>
              </w:rPr>
              <w:t>0.12-0.52</w:t>
            </w:r>
            <w:commentRangeEnd w:id="54"/>
            <w:r w:rsidR="00EF295C">
              <w:rPr>
                <w:rStyle w:val="CommentReference"/>
              </w:rPr>
              <w:commentReference w:id="54"/>
            </w:r>
          </w:p>
        </w:tc>
      </w:tr>
      <w:tr w:rsidR="00451255" w:rsidRPr="00451255" w14:paraId="45A9FF6C" w14:textId="77777777">
        <w:trPr>
          <w:trHeight w:val="300"/>
        </w:trPr>
        <w:tc>
          <w:tcPr>
            <w:tcW w:w="1270" w:type="dxa"/>
          </w:tcPr>
          <w:p w14:paraId="2F82D798" w14:textId="77777777" w:rsidR="00451255" w:rsidRPr="00451255" w:rsidRDefault="00C34FC1" w:rsidP="00A86AEA">
            <w:pPr>
              <w:jc w:val="center"/>
              <w:rPr>
                <w:rFonts w:ascii="Arial" w:hAnsi="Arial" w:cs="Arial"/>
                <w:color w:val="000000"/>
              </w:rPr>
            </w:pPr>
            <w:r>
              <w:rPr>
                <w:rFonts w:ascii="Arial" w:hAnsi="Arial" w:cs="Arial"/>
                <w:color w:val="000000"/>
              </w:rPr>
              <w:t>Survey</w:t>
            </w:r>
          </w:p>
        </w:tc>
        <w:tc>
          <w:tcPr>
            <w:tcW w:w="1785" w:type="dxa"/>
          </w:tcPr>
          <w:p w14:paraId="4995A2CF" w14:textId="77777777" w:rsidR="00451255" w:rsidRPr="00451255" w:rsidRDefault="00451255" w:rsidP="00A86AEA">
            <w:pPr>
              <w:jc w:val="center"/>
              <w:rPr>
                <w:rFonts w:ascii="Arial" w:hAnsi="Arial" w:cs="Arial"/>
                <w:color w:val="000000"/>
              </w:rPr>
            </w:pPr>
            <w:r w:rsidRPr="00451255">
              <w:rPr>
                <w:rFonts w:ascii="Arial" w:hAnsi="Arial" w:cs="Arial"/>
                <w:color w:val="000000"/>
              </w:rPr>
              <w:t>Empowerment</w:t>
            </w:r>
          </w:p>
        </w:tc>
        <w:tc>
          <w:tcPr>
            <w:tcW w:w="1260" w:type="dxa"/>
          </w:tcPr>
          <w:p w14:paraId="0C93A8B5" w14:textId="3EADE7FD" w:rsidR="00451255" w:rsidRPr="00451255" w:rsidRDefault="00451255" w:rsidP="003468E8">
            <w:pPr>
              <w:jc w:val="center"/>
              <w:rPr>
                <w:rFonts w:ascii="Arial" w:hAnsi="Arial" w:cs="Arial"/>
                <w:color w:val="000000"/>
              </w:rPr>
            </w:pPr>
            <w:commentRangeStart w:id="55"/>
            <w:r w:rsidRPr="00451255">
              <w:rPr>
                <w:rFonts w:ascii="Arial" w:hAnsi="Arial" w:cs="Arial"/>
                <w:color w:val="000000"/>
              </w:rPr>
              <w:t>0.</w:t>
            </w:r>
            <w:del w:id="56" w:author="Benjamin Chan" w:date="2017-11-22T12:02:00Z">
              <w:r w:rsidRPr="00451255" w:rsidDel="003468E8">
                <w:rPr>
                  <w:rFonts w:ascii="Arial" w:hAnsi="Arial" w:cs="Arial"/>
                  <w:color w:val="000000"/>
                </w:rPr>
                <w:delText>2</w:delText>
              </w:r>
              <w:r w:rsidR="005D3951" w:rsidDel="003468E8">
                <w:rPr>
                  <w:rFonts w:ascii="Arial" w:hAnsi="Arial" w:cs="Arial"/>
                  <w:color w:val="000000"/>
                </w:rPr>
                <w:delText>0</w:delText>
              </w:r>
            </w:del>
            <w:ins w:id="57" w:author="Benjamin Chan" w:date="2017-11-22T12:02:00Z">
              <w:r w:rsidR="003468E8">
                <w:rPr>
                  <w:rFonts w:ascii="Arial" w:hAnsi="Arial" w:cs="Arial"/>
                  <w:color w:val="000000"/>
                </w:rPr>
                <w:t>25</w:t>
              </w:r>
            </w:ins>
          </w:p>
        </w:tc>
        <w:tc>
          <w:tcPr>
            <w:tcW w:w="1260" w:type="dxa"/>
            <w:noWrap/>
          </w:tcPr>
          <w:p w14:paraId="17BBE280" w14:textId="68D14650" w:rsidR="00451255" w:rsidRPr="00451255" w:rsidRDefault="00451255" w:rsidP="003468E8">
            <w:pPr>
              <w:jc w:val="center"/>
              <w:rPr>
                <w:rFonts w:ascii="Arial" w:hAnsi="Arial" w:cs="Arial"/>
                <w:color w:val="000000"/>
              </w:rPr>
            </w:pPr>
            <w:r w:rsidRPr="00451255">
              <w:rPr>
                <w:rFonts w:ascii="Arial" w:hAnsi="Arial" w:cs="Arial"/>
                <w:color w:val="000000"/>
              </w:rPr>
              <w:t>0.03-0.</w:t>
            </w:r>
            <w:del w:id="58" w:author="Benjamin Chan" w:date="2017-11-22T12:02:00Z">
              <w:r w:rsidRPr="00451255" w:rsidDel="003468E8">
                <w:rPr>
                  <w:rFonts w:ascii="Arial" w:hAnsi="Arial" w:cs="Arial"/>
                  <w:color w:val="000000"/>
                </w:rPr>
                <w:delText>69</w:delText>
              </w:r>
            </w:del>
            <w:ins w:id="59" w:author="Benjamin Chan" w:date="2017-11-22T12:02:00Z">
              <w:r w:rsidR="003468E8">
                <w:rPr>
                  <w:rFonts w:ascii="Arial" w:hAnsi="Arial" w:cs="Arial"/>
                  <w:color w:val="000000"/>
                </w:rPr>
                <w:t>76</w:t>
              </w:r>
            </w:ins>
          </w:p>
        </w:tc>
        <w:tc>
          <w:tcPr>
            <w:tcW w:w="1620" w:type="dxa"/>
          </w:tcPr>
          <w:p w14:paraId="1DED0B90" w14:textId="74BA9A0F" w:rsidR="00451255" w:rsidRPr="00A934FB" w:rsidRDefault="00451255" w:rsidP="003468E8">
            <w:pPr>
              <w:jc w:val="center"/>
              <w:rPr>
                <w:rFonts w:ascii="Arial" w:hAnsi="Arial" w:cs="Arial"/>
                <w:color w:val="000000"/>
                <w:highlight w:val="yellow"/>
              </w:rPr>
            </w:pPr>
            <w:r w:rsidRPr="00A934FB">
              <w:rPr>
                <w:rFonts w:ascii="Arial" w:hAnsi="Arial" w:cs="Arial"/>
                <w:color w:val="000000"/>
                <w:highlight w:val="yellow"/>
              </w:rPr>
              <w:t>0.</w:t>
            </w:r>
            <w:del w:id="60" w:author="Benjamin Chan" w:date="2017-11-22T12:05:00Z">
              <w:r w:rsidRPr="00A934FB" w:rsidDel="003468E8">
                <w:rPr>
                  <w:rFonts w:ascii="Arial" w:hAnsi="Arial" w:cs="Arial"/>
                  <w:color w:val="000000"/>
                  <w:highlight w:val="yellow"/>
                </w:rPr>
                <w:delText>2</w:delText>
              </w:r>
              <w:r w:rsidR="005D3951" w:rsidRPr="00A934FB" w:rsidDel="003468E8">
                <w:rPr>
                  <w:rFonts w:ascii="Arial" w:hAnsi="Arial" w:cs="Arial"/>
                  <w:color w:val="000000"/>
                  <w:highlight w:val="yellow"/>
                </w:rPr>
                <w:delText>0</w:delText>
              </w:r>
            </w:del>
            <w:ins w:id="61" w:author="Benjamin Chan" w:date="2017-11-22T12:05:00Z">
              <w:r w:rsidR="003468E8">
                <w:rPr>
                  <w:rFonts w:ascii="Arial" w:hAnsi="Arial" w:cs="Arial"/>
                  <w:color w:val="000000"/>
                  <w:highlight w:val="yellow"/>
                </w:rPr>
                <w:t>25</w:t>
              </w:r>
            </w:ins>
          </w:p>
        </w:tc>
        <w:tc>
          <w:tcPr>
            <w:tcW w:w="1260" w:type="dxa"/>
            <w:noWrap/>
          </w:tcPr>
          <w:p w14:paraId="29E15C98" w14:textId="467ECF2A" w:rsidR="00451255" w:rsidRPr="00A934FB" w:rsidRDefault="00451255" w:rsidP="003468E8">
            <w:pPr>
              <w:jc w:val="center"/>
              <w:rPr>
                <w:rFonts w:ascii="Arial" w:hAnsi="Arial" w:cs="Arial"/>
                <w:color w:val="000000"/>
                <w:highlight w:val="yellow"/>
              </w:rPr>
            </w:pPr>
            <w:r w:rsidRPr="00A934FB">
              <w:rPr>
                <w:rFonts w:ascii="Arial" w:hAnsi="Arial" w:cs="Arial"/>
                <w:color w:val="000000"/>
                <w:highlight w:val="yellow"/>
              </w:rPr>
              <w:t>0.03-0.</w:t>
            </w:r>
            <w:del w:id="62" w:author="Benjamin Chan" w:date="2017-11-22T12:05:00Z">
              <w:r w:rsidRPr="00A934FB" w:rsidDel="003468E8">
                <w:rPr>
                  <w:rFonts w:ascii="Arial" w:hAnsi="Arial" w:cs="Arial"/>
                  <w:color w:val="000000"/>
                  <w:highlight w:val="yellow"/>
                </w:rPr>
                <w:delText>69</w:delText>
              </w:r>
            </w:del>
            <w:ins w:id="63" w:author="Benjamin Chan" w:date="2017-11-22T12:05:00Z">
              <w:r w:rsidR="003468E8">
                <w:rPr>
                  <w:rFonts w:ascii="Arial" w:hAnsi="Arial" w:cs="Arial"/>
                  <w:color w:val="000000"/>
                  <w:highlight w:val="yellow"/>
                </w:rPr>
                <w:t>76</w:t>
              </w:r>
            </w:ins>
            <w:commentRangeEnd w:id="55"/>
            <w:ins w:id="64" w:author="Benjamin Chan" w:date="2017-11-22T12:29:00Z">
              <w:r w:rsidR="00EF295C">
                <w:rPr>
                  <w:rStyle w:val="CommentReference"/>
                </w:rPr>
                <w:commentReference w:id="55"/>
              </w:r>
            </w:ins>
          </w:p>
        </w:tc>
      </w:tr>
      <w:tr w:rsidR="00451255" w:rsidRPr="00451255" w14:paraId="1C45F0B5" w14:textId="77777777">
        <w:trPr>
          <w:trHeight w:val="300"/>
        </w:trPr>
        <w:tc>
          <w:tcPr>
            <w:tcW w:w="1270" w:type="dxa"/>
          </w:tcPr>
          <w:p w14:paraId="25B8A1A9" w14:textId="77777777" w:rsidR="00451255" w:rsidRPr="00451255" w:rsidRDefault="00C34FC1" w:rsidP="00A86AEA">
            <w:pPr>
              <w:jc w:val="center"/>
              <w:rPr>
                <w:rFonts w:ascii="Arial" w:hAnsi="Arial" w:cs="Arial"/>
                <w:color w:val="000000"/>
              </w:rPr>
            </w:pPr>
            <w:r>
              <w:rPr>
                <w:rFonts w:ascii="Arial" w:hAnsi="Arial" w:cs="Arial"/>
                <w:color w:val="000000"/>
              </w:rPr>
              <w:t>Survey</w:t>
            </w:r>
          </w:p>
        </w:tc>
        <w:tc>
          <w:tcPr>
            <w:tcW w:w="1785" w:type="dxa"/>
          </w:tcPr>
          <w:p w14:paraId="371E988D" w14:textId="77777777" w:rsidR="00451255" w:rsidRPr="00451255" w:rsidRDefault="00451255" w:rsidP="00A86AEA">
            <w:pPr>
              <w:jc w:val="center"/>
              <w:rPr>
                <w:rFonts w:ascii="Arial" w:hAnsi="Arial" w:cs="Arial"/>
                <w:color w:val="000000"/>
              </w:rPr>
            </w:pPr>
            <w:r w:rsidRPr="00451255">
              <w:rPr>
                <w:rFonts w:ascii="Arial" w:hAnsi="Arial" w:cs="Arial"/>
                <w:color w:val="000000"/>
              </w:rPr>
              <w:t>Incentive</w:t>
            </w:r>
          </w:p>
        </w:tc>
        <w:tc>
          <w:tcPr>
            <w:tcW w:w="1260" w:type="dxa"/>
          </w:tcPr>
          <w:p w14:paraId="2BCF2FFE" w14:textId="4B3039CA" w:rsidR="00451255" w:rsidRPr="00451255" w:rsidRDefault="00451255" w:rsidP="003468E8">
            <w:pPr>
              <w:jc w:val="center"/>
              <w:rPr>
                <w:rFonts w:ascii="Arial" w:hAnsi="Arial" w:cs="Arial"/>
                <w:color w:val="000000"/>
              </w:rPr>
            </w:pPr>
            <w:r w:rsidRPr="00451255">
              <w:rPr>
                <w:rFonts w:ascii="Arial" w:hAnsi="Arial" w:cs="Arial"/>
                <w:color w:val="000000"/>
              </w:rPr>
              <w:t>0.</w:t>
            </w:r>
            <w:del w:id="65" w:author="Benjamin Chan" w:date="2017-11-22T12:00:00Z">
              <w:r w:rsidRPr="00451255" w:rsidDel="003468E8">
                <w:rPr>
                  <w:rFonts w:ascii="Arial" w:hAnsi="Arial" w:cs="Arial"/>
                  <w:color w:val="000000"/>
                </w:rPr>
                <w:delText>43</w:delText>
              </w:r>
            </w:del>
            <w:ins w:id="66" w:author="Benjamin Chan" w:date="2017-11-22T12:00:00Z">
              <w:r w:rsidR="003468E8">
                <w:rPr>
                  <w:rFonts w:ascii="Arial" w:hAnsi="Arial" w:cs="Arial"/>
                  <w:color w:val="000000"/>
                </w:rPr>
                <w:t>45</w:t>
              </w:r>
            </w:ins>
          </w:p>
        </w:tc>
        <w:tc>
          <w:tcPr>
            <w:tcW w:w="1260" w:type="dxa"/>
            <w:noWrap/>
          </w:tcPr>
          <w:p w14:paraId="4670E3C9" w14:textId="487C1A6A" w:rsidR="00451255" w:rsidRPr="00451255" w:rsidRDefault="00451255" w:rsidP="003468E8">
            <w:pPr>
              <w:jc w:val="center"/>
              <w:rPr>
                <w:rFonts w:ascii="Arial" w:hAnsi="Arial" w:cs="Arial"/>
                <w:color w:val="000000"/>
              </w:rPr>
            </w:pPr>
            <w:r w:rsidRPr="00451255">
              <w:rPr>
                <w:rFonts w:ascii="Arial" w:hAnsi="Arial" w:cs="Arial"/>
                <w:color w:val="000000"/>
              </w:rPr>
              <w:t>0.</w:t>
            </w:r>
            <w:del w:id="67" w:author="Benjamin Chan" w:date="2017-11-22T12:00:00Z">
              <w:r w:rsidRPr="00451255" w:rsidDel="003468E8">
                <w:rPr>
                  <w:rFonts w:ascii="Arial" w:hAnsi="Arial" w:cs="Arial"/>
                  <w:color w:val="000000"/>
                </w:rPr>
                <w:delText>24</w:delText>
              </w:r>
            </w:del>
            <w:ins w:id="68" w:author="Benjamin Chan" w:date="2017-11-22T12:00:00Z">
              <w:r w:rsidR="003468E8">
                <w:rPr>
                  <w:rFonts w:ascii="Arial" w:hAnsi="Arial" w:cs="Arial"/>
                  <w:color w:val="000000"/>
                </w:rPr>
                <w:t>25</w:t>
              </w:r>
            </w:ins>
            <w:r w:rsidRPr="00451255">
              <w:rPr>
                <w:rFonts w:ascii="Arial" w:hAnsi="Arial" w:cs="Arial"/>
                <w:color w:val="000000"/>
              </w:rPr>
              <w:t>-0.</w:t>
            </w:r>
            <w:del w:id="69" w:author="Benjamin Chan" w:date="2017-11-22T12:00:00Z">
              <w:r w:rsidRPr="00451255" w:rsidDel="003468E8">
                <w:rPr>
                  <w:rFonts w:ascii="Arial" w:hAnsi="Arial" w:cs="Arial"/>
                  <w:color w:val="000000"/>
                </w:rPr>
                <w:delText>64</w:delText>
              </w:r>
            </w:del>
            <w:ins w:id="70" w:author="Benjamin Chan" w:date="2017-11-22T12:00:00Z">
              <w:r w:rsidR="003468E8">
                <w:rPr>
                  <w:rFonts w:ascii="Arial" w:hAnsi="Arial" w:cs="Arial"/>
                  <w:color w:val="000000"/>
                </w:rPr>
                <w:t>66</w:t>
              </w:r>
            </w:ins>
          </w:p>
        </w:tc>
        <w:tc>
          <w:tcPr>
            <w:tcW w:w="1620" w:type="dxa"/>
          </w:tcPr>
          <w:p w14:paraId="73DF7EEB" w14:textId="53EE48C6" w:rsidR="00451255" w:rsidRPr="00A934FB" w:rsidRDefault="00451255" w:rsidP="00EF295C">
            <w:pPr>
              <w:jc w:val="center"/>
              <w:rPr>
                <w:rFonts w:ascii="Arial" w:hAnsi="Arial" w:cs="Arial"/>
                <w:color w:val="000000"/>
                <w:highlight w:val="yellow"/>
              </w:rPr>
            </w:pPr>
            <w:r w:rsidRPr="00A934FB">
              <w:rPr>
                <w:rFonts w:ascii="Arial" w:hAnsi="Arial" w:cs="Arial"/>
                <w:color w:val="000000"/>
                <w:highlight w:val="yellow"/>
              </w:rPr>
              <w:t>0.</w:t>
            </w:r>
            <w:del w:id="71" w:author="Benjamin Chan" w:date="2017-11-22T12:26:00Z">
              <w:r w:rsidRPr="00A934FB" w:rsidDel="00EF295C">
                <w:rPr>
                  <w:rFonts w:ascii="Arial" w:hAnsi="Arial" w:cs="Arial"/>
                  <w:color w:val="000000"/>
                  <w:highlight w:val="yellow"/>
                </w:rPr>
                <w:delText>45</w:delText>
              </w:r>
            </w:del>
            <w:ins w:id="72" w:author="Benjamin Chan" w:date="2017-11-22T12:26:00Z">
              <w:r w:rsidR="00EF295C">
                <w:rPr>
                  <w:rFonts w:ascii="Arial" w:hAnsi="Arial" w:cs="Arial"/>
                  <w:color w:val="000000"/>
                  <w:highlight w:val="yellow"/>
                </w:rPr>
                <w:t>50</w:t>
              </w:r>
            </w:ins>
          </w:p>
        </w:tc>
        <w:tc>
          <w:tcPr>
            <w:tcW w:w="1260" w:type="dxa"/>
            <w:noWrap/>
          </w:tcPr>
          <w:p w14:paraId="6014E299" w14:textId="7DF46361" w:rsidR="00451255" w:rsidRPr="00A934FB" w:rsidRDefault="00451255" w:rsidP="00EF295C">
            <w:pPr>
              <w:jc w:val="center"/>
              <w:rPr>
                <w:rFonts w:ascii="Arial" w:hAnsi="Arial" w:cs="Arial"/>
                <w:color w:val="000000"/>
                <w:highlight w:val="yellow"/>
              </w:rPr>
            </w:pPr>
            <w:r w:rsidRPr="00A934FB">
              <w:rPr>
                <w:rFonts w:ascii="Arial" w:hAnsi="Arial" w:cs="Arial"/>
                <w:color w:val="000000"/>
                <w:highlight w:val="yellow"/>
              </w:rPr>
              <w:t>0.</w:t>
            </w:r>
            <w:del w:id="73" w:author="Benjamin Chan" w:date="2017-11-22T12:26:00Z">
              <w:r w:rsidRPr="00A934FB" w:rsidDel="00EF295C">
                <w:rPr>
                  <w:rFonts w:ascii="Arial" w:hAnsi="Arial" w:cs="Arial"/>
                  <w:color w:val="000000"/>
                  <w:highlight w:val="yellow"/>
                </w:rPr>
                <w:delText>26</w:delText>
              </w:r>
            </w:del>
            <w:ins w:id="74" w:author="Benjamin Chan" w:date="2017-11-22T12:26:00Z">
              <w:r w:rsidR="00EF295C">
                <w:rPr>
                  <w:rFonts w:ascii="Arial" w:hAnsi="Arial" w:cs="Arial"/>
                  <w:color w:val="000000"/>
                  <w:highlight w:val="yellow"/>
                </w:rPr>
                <w:t>29</w:t>
              </w:r>
            </w:ins>
            <w:r w:rsidRPr="00A934FB">
              <w:rPr>
                <w:rFonts w:ascii="Arial" w:hAnsi="Arial" w:cs="Arial"/>
                <w:color w:val="000000"/>
                <w:highlight w:val="yellow"/>
              </w:rPr>
              <w:t>-0.</w:t>
            </w:r>
            <w:del w:id="75" w:author="Benjamin Chan" w:date="2017-11-22T12:26:00Z">
              <w:r w:rsidRPr="00A934FB" w:rsidDel="00EF295C">
                <w:rPr>
                  <w:rFonts w:ascii="Arial" w:hAnsi="Arial" w:cs="Arial"/>
                  <w:color w:val="000000"/>
                  <w:highlight w:val="yellow"/>
                </w:rPr>
                <w:delText>66</w:delText>
              </w:r>
            </w:del>
            <w:ins w:id="76" w:author="Benjamin Chan" w:date="2017-11-22T12:26:00Z">
              <w:r w:rsidR="00EF295C">
                <w:rPr>
                  <w:rFonts w:ascii="Arial" w:hAnsi="Arial" w:cs="Arial"/>
                  <w:color w:val="000000"/>
                  <w:highlight w:val="yellow"/>
                </w:rPr>
                <w:t>71</w:t>
              </w:r>
            </w:ins>
          </w:p>
        </w:tc>
      </w:tr>
      <w:tr w:rsidR="00451255" w:rsidRPr="00451255" w14:paraId="7D003577" w14:textId="77777777">
        <w:trPr>
          <w:trHeight w:val="300"/>
        </w:trPr>
        <w:tc>
          <w:tcPr>
            <w:tcW w:w="1270" w:type="dxa"/>
          </w:tcPr>
          <w:p w14:paraId="42302386" w14:textId="77777777" w:rsidR="00451255" w:rsidRPr="00451255" w:rsidRDefault="00C34FC1" w:rsidP="00A86AEA">
            <w:pPr>
              <w:jc w:val="center"/>
              <w:rPr>
                <w:rFonts w:ascii="Arial" w:hAnsi="Arial" w:cs="Arial"/>
                <w:color w:val="000000"/>
              </w:rPr>
            </w:pPr>
            <w:r>
              <w:rPr>
                <w:rFonts w:ascii="Arial" w:hAnsi="Arial" w:cs="Arial"/>
                <w:color w:val="000000"/>
              </w:rPr>
              <w:t>Survey</w:t>
            </w:r>
          </w:p>
        </w:tc>
        <w:tc>
          <w:tcPr>
            <w:tcW w:w="1785" w:type="dxa"/>
          </w:tcPr>
          <w:p w14:paraId="4BCFA85E" w14:textId="77777777" w:rsidR="00451255" w:rsidRPr="00451255" w:rsidRDefault="00451255" w:rsidP="00A86AEA">
            <w:pPr>
              <w:jc w:val="center"/>
              <w:rPr>
                <w:rFonts w:ascii="Arial" w:hAnsi="Arial" w:cs="Arial"/>
                <w:color w:val="000000"/>
              </w:rPr>
            </w:pPr>
            <w:r w:rsidRPr="00451255">
              <w:rPr>
                <w:rFonts w:ascii="Arial" w:hAnsi="Arial" w:cs="Arial"/>
                <w:color w:val="000000"/>
              </w:rPr>
              <w:t>Sharing</w:t>
            </w:r>
          </w:p>
        </w:tc>
        <w:tc>
          <w:tcPr>
            <w:tcW w:w="1260" w:type="dxa"/>
          </w:tcPr>
          <w:p w14:paraId="787AEC12" w14:textId="4BE1A517" w:rsidR="00451255" w:rsidRPr="00451255" w:rsidRDefault="00451255" w:rsidP="003468E8">
            <w:pPr>
              <w:jc w:val="center"/>
              <w:rPr>
                <w:rFonts w:ascii="Arial" w:hAnsi="Arial" w:cs="Arial"/>
                <w:color w:val="000000"/>
              </w:rPr>
            </w:pPr>
            <w:r w:rsidRPr="00451255">
              <w:rPr>
                <w:rFonts w:ascii="Arial" w:hAnsi="Arial" w:cs="Arial"/>
                <w:color w:val="000000"/>
              </w:rPr>
              <w:t>0.</w:t>
            </w:r>
            <w:del w:id="77" w:author="Benjamin Chan" w:date="2017-11-22T12:01:00Z">
              <w:r w:rsidRPr="00451255" w:rsidDel="003468E8">
                <w:rPr>
                  <w:rFonts w:ascii="Arial" w:hAnsi="Arial" w:cs="Arial"/>
                  <w:color w:val="000000"/>
                </w:rPr>
                <w:delText>29</w:delText>
              </w:r>
            </w:del>
            <w:ins w:id="78" w:author="Benjamin Chan" w:date="2017-11-22T12:01:00Z">
              <w:r w:rsidR="003468E8">
                <w:rPr>
                  <w:rFonts w:ascii="Arial" w:hAnsi="Arial" w:cs="Arial"/>
                  <w:color w:val="000000"/>
                </w:rPr>
                <w:t>32</w:t>
              </w:r>
            </w:ins>
          </w:p>
        </w:tc>
        <w:tc>
          <w:tcPr>
            <w:tcW w:w="1260" w:type="dxa"/>
            <w:noWrap/>
          </w:tcPr>
          <w:p w14:paraId="1EBF6B26" w14:textId="3E846038" w:rsidR="00451255" w:rsidRPr="00451255" w:rsidRDefault="00451255" w:rsidP="003468E8">
            <w:pPr>
              <w:jc w:val="center"/>
              <w:rPr>
                <w:rFonts w:ascii="Arial" w:hAnsi="Arial" w:cs="Arial"/>
                <w:color w:val="000000"/>
              </w:rPr>
            </w:pPr>
            <w:r w:rsidRPr="00451255">
              <w:rPr>
                <w:rFonts w:ascii="Arial" w:hAnsi="Arial" w:cs="Arial"/>
                <w:color w:val="000000"/>
              </w:rPr>
              <w:t>0.</w:t>
            </w:r>
            <w:del w:id="79" w:author="Benjamin Chan" w:date="2017-11-22T12:01:00Z">
              <w:r w:rsidRPr="00451255" w:rsidDel="003468E8">
                <w:rPr>
                  <w:rFonts w:ascii="Arial" w:hAnsi="Arial" w:cs="Arial"/>
                  <w:color w:val="000000"/>
                </w:rPr>
                <w:delText>18</w:delText>
              </w:r>
            </w:del>
            <w:ins w:id="80" w:author="Benjamin Chan" w:date="2017-11-22T12:01:00Z">
              <w:r w:rsidR="003468E8">
                <w:rPr>
                  <w:rFonts w:ascii="Arial" w:hAnsi="Arial" w:cs="Arial"/>
                  <w:color w:val="000000"/>
                </w:rPr>
                <w:t>20</w:t>
              </w:r>
            </w:ins>
            <w:r w:rsidRPr="00451255">
              <w:rPr>
                <w:rFonts w:ascii="Arial" w:hAnsi="Arial" w:cs="Arial"/>
                <w:color w:val="000000"/>
              </w:rPr>
              <w:t>-0.</w:t>
            </w:r>
            <w:del w:id="81" w:author="Benjamin Chan" w:date="2017-11-22T12:01:00Z">
              <w:r w:rsidRPr="00451255" w:rsidDel="003468E8">
                <w:rPr>
                  <w:rFonts w:ascii="Arial" w:hAnsi="Arial" w:cs="Arial"/>
                  <w:color w:val="000000"/>
                </w:rPr>
                <w:delText>43</w:delText>
              </w:r>
            </w:del>
            <w:ins w:id="82" w:author="Benjamin Chan" w:date="2017-11-22T12:01:00Z">
              <w:r w:rsidR="003468E8">
                <w:rPr>
                  <w:rFonts w:ascii="Arial" w:hAnsi="Arial" w:cs="Arial"/>
                  <w:color w:val="000000"/>
                </w:rPr>
                <w:t>47</w:t>
              </w:r>
            </w:ins>
          </w:p>
        </w:tc>
        <w:tc>
          <w:tcPr>
            <w:tcW w:w="1620" w:type="dxa"/>
          </w:tcPr>
          <w:p w14:paraId="307E46FB" w14:textId="7CF2B398" w:rsidR="00451255" w:rsidRPr="00A934FB" w:rsidRDefault="00451255" w:rsidP="00EF295C">
            <w:pPr>
              <w:jc w:val="center"/>
              <w:rPr>
                <w:rFonts w:ascii="Arial" w:hAnsi="Arial" w:cs="Arial"/>
                <w:color w:val="000000"/>
                <w:highlight w:val="yellow"/>
              </w:rPr>
            </w:pPr>
            <w:r w:rsidRPr="00A934FB">
              <w:rPr>
                <w:rFonts w:ascii="Arial" w:hAnsi="Arial" w:cs="Arial"/>
                <w:color w:val="000000"/>
                <w:highlight w:val="yellow"/>
              </w:rPr>
              <w:t>0.</w:t>
            </w:r>
            <w:del w:id="83" w:author="Benjamin Chan" w:date="2017-11-22T12:26:00Z">
              <w:r w:rsidRPr="00A934FB" w:rsidDel="00EF295C">
                <w:rPr>
                  <w:rFonts w:ascii="Arial" w:hAnsi="Arial" w:cs="Arial"/>
                  <w:color w:val="000000"/>
                  <w:highlight w:val="yellow"/>
                </w:rPr>
                <w:delText>29</w:delText>
              </w:r>
            </w:del>
            <w:ins w:id="84" w:author="Benjamin Chan" w:date="2017-11-22T12:26:00Z">
              <w:r w:rsidR="00EF295C">
                <w:rPr>
                  <w:rFonts w:ascii="Arial" w:hAnsi="Arial" w:cs="Arial"/>
                  <w:color w:val="000000"/>
                  <w:highlight w:val="yellow"/>
                </w:rPr>
                <w:t>30</w:t>
              </w:r>
            </w:ins>
          </w:p>
        </w:tc>
        <w:tc>
          <w:tcPr>
            <w:tcW w:w="1260" w:type="dxa"/>
            <w:noWrap/>
          </w:tcPr>
          <w:p w14:paraId="7775CB2B" w14:textId="4A615CD7" w:rsidR="00451255" w:rsidRPr="00A934FB" w:rsidRDefault="00451255" w:rsidP="00EF295C">
            <w:pPr>
              <w:jc w:val="center"/>
              <w:rPr>
                <w:rFonts w:ascii="Arial" w:hAnsi="Arial" w:cs="Arial"/>
                <w:color w:val="000000"/>
                <w:highlight w:val="yellow"/>
              </w:rPr>
            </w:pPr>
            <w:r w:rsidRPr="00A934FB">
              <w:rPr>
                <w:rFonts w:ascii="Arial" w:hAnsi="Arial" w:cs="Arial"/>
                <w:color w:val="000000"/>
                <w:highlight w:val="yellow"/>
              </w:rPr>
              <w:t>0.18-0.</w:t>
            </w:r>
            <w:del w:id="85" w:author="Benjamin Chan" w:date="2017-11-22T12:26:00Z">
              <w:r w:rsidRPr="00A934FB" w:rsidDel="00EF295C">
                <w:rPr>
                  <w:rFonts w:ascii="Arial" w:hAnsi="Arial" w:cs="Arial"/>
                  <w:color w:val="000000"/>
                  <w:highlight w:val="yellow"/>
                </w:rPr>
                <w:delText>43</w:delText>
              </w:r>
            </w:del>
            <w:ins w:id="86" w:author="Benjamin Chan" w:date="2017-11-22T12:26:00Z">
              <w:r w:rsidR="00EF295C">
                <w:rPr>
                  <w:rFonts w:ascii="Arial" w:hAnsi="Arial" w:cs="Arial"/>
                  <w:color w:val="000000"/>
                  <w:highlight w:val="yellow"/>
                </w:rPr>
                <w:t>44</w:t>
              </w:r>
            </w:ins>
          </w:p>
        </w:tc>
      </w:tr>
      <w:tr w:rsidR="00451255" w:rsidRPr="00451255" w14:paraId="4FCC3002" w14:textId="77777777">
        <w:trPr>
          <w:trHeight w:val="300"/>
        </w:trPr>
        <w:tc>
          <w:tcPr>
            <w:tcW w:w="1270" w:type="dxa"/>
          </w:tcPr>
          <w:p w14:paraId="0C101862" w14:textId="77777777" w:rsidR="00451255" w:rsidRPr="00451255" w:rsidRDefault="00C34FC1" w:rsidP="00A86AEA">
            <w:pPr>
              <w:jc w:val="center"/>
              <w:rPr>
                <w:rFonts w:ascii="Arial" w:hAnsi="Arial" w:cs="Arial"/>
                <w:color w:val="000000"/>
              </w:rPr>
            </w:pPr>
            <w:r>
              <w:rPr>
                <w:rFonts w:ascii="Arial" w:hAnsi="Arial" w:cs="Arial"/>
                <w:color w:val="000000"/>
              </w:rPr>
              <w:t>Survey</w:t>
            </w:r>
          </w:p>
        </w:tc>
        <w:tc>
          <w:tcPr>
            <w:tcW w:w="1785" w:type="dxa"/>
          </w:tcPr>
          <w:p w14:paraId="60842EB5" w14:textId="77777777" w:rsidR="00451255" w:rsidRPr="00451255" w:rsidRDefault="00451255" w:rsidP="00A86AEA">
            <w:pPr>
              <w:jc w:val="center"/>
              <w:rPr>
                <w:rFonts w:ascii="Arial" w:hAnsi="Arial" w:cs="Arial"/>
                <w:color w:val="000000"/>
              </w:rPr>
            </w:pPr>
            <w:r w:rsidRPr="00451255">
              <w:rPr>
                <w:rFonts w:ascii="Arial" w:hAnsi="Arial" w:cs="Arial"/>
                <w:color w:val="000000"/>
              </w:rPr>
              <w:t>Social Norms</w:t>
            </w:r>
          </w:p>
        </w:tc>
        <w:tc>
          <w:tcPr>
            <w:tcW w:w="1260" w:type="dxa"/>
          </w:tcPr>
          <w:p w14:paraId="4A00BE0E" w14:textId="77777777" w:rsidR="00451255" w:rsidRPr="00451255" w:rsidRDefault="00451255" w:rsidP="002E3820">
            <w:pPr>
              <w:jc w:val="center"/>
              <w:rPr>
                <w:rFonts w:ascii="Arial" w:hAnsi="Arial" w:cs="Arial"/>
                <w:color w:val="000000"/>
              </w:rPr>
            </w:pPr>
            <w:r w:rsidRPr="00451255">
              <w:rPr>
                <w:rFonts w:ascii="Arial" w:hAnsi="Arial" w:cs="Arial"/>
                <w:color w:val="000000"/>
              </w:rPr>
              <w:t>0.19</w:t>
            </w:r>
          </w:p>
        </w:tc>
        <w:tc>
          <w:tcPr>
            <w:tcW w:w="1260" w:type="dxa"/>
            <w:noWrap/>
          </w:tcPr>
          <w:p w14:paraId="1987F2EF" w14:textId="77777777" w:rsidR="00451255" w:rsidRPr="00451255" w:rsidRDefault="00451255" w:rsidP="002E3820">
            <w:pPr>
              <w:jc w:val="center"/>
              <w:rPr>
                <w:rFonts w:ascii="Arial" w:hAnsi="Arial" w:cs="Arial"/>
                <w:color w:val="000000"/>
              </w:rPr>
            </w:pPr>
            <w:r w:rsidRPr="00451255">
              <w:rPr>
                <w:rFonts w:ascii="Arial" w:hAnsi="Arial" w:cs="Arial"/>
                <w:color w:val="000000"/>
              </w:rPr>
              <w:t>0.07-0.41</w:t>
            </w:r>
          </w:p>
        </w:tc>
        <w:tc>
          <w:tcPr>
            <w:tcW w:w="1620" w:type="dxa"/>
          </w:tcPr>
          <w:p w14:paraId="0F7F781E" w14:textId="3A7BF4FC" w:rsidR="00451255" w:rsidRPr="00A934FB" w:rsidRDefault="00451255" w:rsidP="00EF295C">
            <w:pPr>
              <w:jc w:val="center"/>
              <w:rPr>
                <w:rFonts w:ascii="Arial" w:hAnsi="Arial" w:cs="Arial"/>
                <w:color w:val="000000"/>
                <w:highlight w:val="yellow"/>
              </w:rPr>
            </w:pPr>
            <w:r w:rsidRPr="00A934FB">
              <w:rPr>
                <w:rFonts w:ascii="Arial" w:hAnsi="Arial" w:cs="Arial"/>
                <w:color w:val="000000"/>
                <w:highlight w:val="yellow"/>
              </w:rPr>
              <w:t>0.</w:t>
            </w:r>
            <w:del w:id="87" w:author="Benjamin Chan" w:date="2017-11-22T12:26:00Z">
              <w:r w:rsidRPr="00A934FB" w:rsidDel="00EF295C">
                <w:rPr>
                  <w:rFonts w:ascii="Arial" w:hAnsi="Arial" w:cs="Arial"/>
                  <w:color w:val="000000"/>
                  <w:highlight w:val="yellow"/>
                </w:rPr>
                <w:delText>17</w:delText>
              </w:r>
            </w:del>
            <w:ins w:id="88" w:author="Benjamin Chan" w:date="2017-11-22T12:26:00Z">
              <w:r w:rsidR="00EF295C">
                <w:rPr>
                  <w:rFonts w:ascii="Arial" w:hAnsi="Arial" w:cs="Arial"/>
                  <w:color w:val="000000"/>
                  <w:highlight w:val="yellow"/>
                </w:rPr>
                <w:t>18</w:t>
              </w:r>
            </w:ins>
          </w:p>
        </w:tc>
        <w:tc>
          <w:tcPr>
            <w:tcW w:w="1260" w:type="dxa"/>
            <w:noWrap/>
          </w:tcPr>
          <w:p w14:paraId="282FE0B4" w14:textId="367EB70E" w:rsidR="00451255" w:rsidRPr="00A934FB" w:rsidRDefault="00451255" w:rsidP="00EF295C">
            <w:pPr>
              <w:jc w:val="center"/>
              <w:rPr>
                <w:rFonts w:ascii="Arial" w:hAnsi="Arial" w:cs="Arial"/>
                <w:color w:val="000000"/>
                <w:highlight w:val="yellow"/>
              </w:rPr>
            </w:pPr>
            <w:r w:rsidRPr="00A934FB">
              <w:rPr>
                <w:rFonts w:ascii="Arial" w:hAnsi="Arial" w:cs="Arial"/>
                <w:color w:val="000000"/>
                <w:highlight w:val="yellow"/>
              </w:rPr>
              <w:t>0.07-0.</w:t>
            </w:r>
            <w:del w:id="89" w:author="Benjamin Chan" w:date="2017-11-22T12:26:00Z">
              <w:r w:rsidRPr="00A934FB" w:rsidDel="00EF295C">
                <w:rPr>
                  <w:rFonts w:ascii="Arial" w:hAnsi="Arial" w:cs="Arial"/>
                  <w:color w:val="000000"/>
                  <w:highlight w:val="yellow"/>
                </w:rPr>
                <w:delText>38</w:delText>
              </w:r>
            </w:del>
            <w:ins w:id="90" w:author="Benjamin Chan" w:date="2017-11-22T12:26:00Z">
              <w:r w:rsidR="00EF295C">
                <w:rPr>
                  <w:rFonts w:ascii="Arial" w:hAnsi="Arial" w:cs="Arial"/>
                  <w:color w:val="000000"/>
                  <w:highlight w:val="yellow"/>
                </w:rPr>
                <w:t>40</w:t>
              </w:r>
            </w:ins>
          </w:p>
        </w:tc>
      </w:tr>
      <w:tr w:rsidR="00451255" w:rsidRPr="00451255" w14:paraId="5E5D8A8D" w14:textId="77777777">
        <w:trPr>
          <w:trHeight w:val="300"/>
        </w:trPr>
        <w:tc>
          <w:tcPr>
            <w:tcW w:w="1270" w:type="dxa"/>
          </w:tcPr>
          <w:p w14:paraId="675A95AA" w14:textId="77777777" w:rsidR="00451255" w:rsidRPr="00451255" w:rsidRDefault="00451255" w:rsidP="00A86AEA">
            <w:pPr>
              <w:jc w:val="center"/>
              <w:rPr>
                <w:rFonts w:ascii="Arial" w:hAnsi="Arial" w:cs="Arial"/>
                <w:color w:val="000000"/>
              </w:rPr>
            </w:pPr>
            <w:r w:rsidRPr="00451255">
              <w:rPr>
                <w:rFonts w:ascii="Arial" w:hAnsi="Arial" w:cs="Arial"/>
                <w:color w:val="000000"/>
              </w:rPr>
              <w:t>Family</w:t>
            </w:r>
          </w:p>
        </w:tc>
        <w:tc>
          <w:tcPr>
            <w:tcW w:w="1785" w:type="dxa"/>
          </w:tcPr>
          <w:p w14:paraId="192C8BE7" w14:textId="77777777" w:rsidR="00451255" w:rsidRPr="00451255" w:rsidRDefault="00451255" w:rsidP="00A86AEA">
            <w:pPr>
              <w:jc w:val="center"/>
              <w:rPr>
                <w:rFonts w:ascii="Arial" w:hAnsi="Arial" w:cs="Arial"/>
                <w:color w:val="000000"/>
              </w:rPr>
            </w:pPr>
            <w:r w:rsidRPr="00451255">
              <w:rPr>
                <w:rFonts w:ascii="Arial" w:hAnsi="Arial" w:cs="Arial"/>
                <w:color w:val="000000"/>
              </w:rPr>
              <w:t>Altruism</w:t>
            </w:r>
          </w:p>
        </w:tc>
        <w:tc>
          <w:tcPr>
            <w:tcW w:w="1260" w:type="dxa"/>
          </w:tcPr>
          <w:p w14:paraId="5CFFDB08" w14:textId="77777777" w:rsidR="00451255" w:rsidRPr="00451255" w:rsidRDefault="00451255" w:rsidP="002E3820">
            <w:pPr>
              <w:jc w:val="center"/>
              <w:rPr>
                <w:rFonts w:ascii="Arial" w:hAnsi="Arial" w:cs="Arial"/>
                <w:color w:val="000000"/>
              </w:rPr>
            </w:pPr>
            <w:r w:rsidRPr="00451255">
              <w:rPr>
                <w:rFonts w:ascii="Arial" w:hAnsi="Arial" w:cs="Arial"/>
                <w:color w:val="000000"/>
              </w:rPr>
              <w:t>0.22</w:t>
            </w:r>
          </w:p>
        </w:tc>
        <w:tc>
          <w:tcPr>
            <w:tcW w:w="1260" w:type="dxa"/>
            <w:noWrap/>
          </w:tcPr>
          <w:p w14:paraId="5E82B1FF" w14:textId="77777777" w:rsidR="00451255" w:rsidRPr="00451255" w:rsidRDefault="00451255" w:rsidP="002E3820">
            <w:pPr>
              <w:jc w:val="center"/>
              <w:rPr>
                <w:rFonts w:ascii="Arial" w:hAnsi="Arial" w:cs="Arial"/>
                <w:color w:val="000000"/>
              </w:rPr>
            </w:pPr>
            <w:r w:rsidRPr="00451255">
              <w:rPr>
                <w:rFonts w:ascii="Arial" w:hAnsi="Arial" w:cs="Arial"/>
                <w:color w:val="000000"/>
              </w:rPr>
              <w:t>0.06-0.58</w:t>
            </w:r>
          </w:p>
        </w:tc>
        <w:tc>
          <w:tcPr>
            <w:tcW w:w="1620" w:type="dxa"/>
          </w:tcPr>
          <w:p w14:paraId="56F379A6" w14:textId="77777777" w:rsidR="00451255" w:rsidRPr="00A934FB" w:rsidRDefault="00451255" w:rsidP="002E3820">
            <w:pPr>
              <w:jc w:val="center"/>
              <w:rPr>
                <w:rFonts w:ascii="Arial" w:hAnsi="Arial" w:cs="Arial"/>
                <w:color w:val="000000"/>
                <w:highlight w:val="yellow"/>
              </w:rPr>
            </w:pPr>
            <w:r w:rsidRPr="00A934FB">
              <w:rPr>
                <w:rFonts w:ascii="Arial" w:hAnsi="Arial" w:cs="Arial"/>
                <w:color w:val="000000"/>
                <w:highlight w:val="yellow"/>
              </w:rPr>
              <w:t>0.33</w:t>
            </w:r>
          </w:p>
        </w:tc>
        <w:tc>
          <w:tcPr>
            <w:tcW w:w="1260" w:type="dxa"/>
            <w:noWrap/>
          </w:tcPr>
          <w:p w14:paraId="558EB25D" w14:textId="77777777" w:rsidR="00451255" w:rsidRPr="00A934FB" w:rsidRDefault="00451255" w:rsidP="002E3820">
            <w:pPr>
              <w:jc w:val="center"/>
              <w:rPr>
                <w:rFonts w:ascii="Arial" w:hAnsi="Arial" w:cs="Arial"/>
                <w:color w:val="000000"/>
                <w:highlight w:val="yellow"/>
              </w:rPr>
            </w:pPr>
            <w:r w:rsidRPr="00A934FB">
              <w:rPr>
                <w:rFonts w:ascii="Arial" w:hAnsi="Arial" w:cs="Arial"/>
                <w:color w:val="000000"/>
                <w:highlight w:val="yellow"/>
              </w:rPr>
              <w:t>0.11-0.67</w:t>
            </w:r>
          </w:p>
        </w:tc>
      </w:tr>
      <w:tr w:rsidR="00451255" w:rsidRPr="00451255" w14:paraId="054F05C4" w14:textId="77777777">
        <w:trPr>
          <w:trHeight w:val="300"/>
        </w:trPr>
        <w:tc>
          <w:tcPr>
            <w:tcW w:w="1270" w:type="dxa"/>
          </w:tcPr>
          <w:p w14:paraId="45992B39" w14:textId="77777777" w:rsidR="00451255" w:rsidRPr="00451255" w:rsidRDefault="00451255" w:rsidP="00A86AEA">
            <w:pPr>
              <w:jc w:val="center"/>
              <w:rPr>
                <w:rFonts w:ascii="Arial" w:hAnsi="Arial" w:cs="Arial"/>
                <w:color w:val="000000"/>
              </w:rPr>
            </w:pPr>
            <w:r w:rsidRPr="00451255">
              <w:rPr>
                <w:rFonts w:ascii="Arial" w:hAnsi="Arial" w:cs="Arial"/>
                <w:color w:val="000000"/>
              </w:rPr>
              <w:t>Family</w:t>
            </w:r>
          </w:p>
        </w:tc>
        <w:tc>
          <w:tcPr>
            <w:tcW w:w="1785" w:type="dxa"/>
          </w:tcPr>
          <w:p w14:paraId="201C080B" w14:textId="77777777" w:rsidR="00451255" w:rsidRPr="00451255" w:rsidRDefault="00451255" w:rsidP="00A86AEA">
            <w:pPr>
              <w:jc w:val="center"/>
              <w:rPr>
                <w:rFonts w:ascii="Arial" w:hAnsi="Arial" w:cs="Arial"/>
                <w:color w:val="000000"/>
              </w:rPr>
            </w:pPr>
            <w:r w:rsidRPr="00451255">
              <w:rPr>
                <w:rFonts w:ascii="Arial" w:hAnsi="Arial" w:cs="Arial"/>
                <w:color w:val="000000"/>
              </w:rPr>
              <w:t>Empowerment</w:t>
            </w:r>
          </w:p>
        </w:tc>
        <w:tc>
          <w:tcPr>
            <w:tcW w:w="1260" w:type="dxa"/>
          </w:tcPr>
          <w:p w14:paraId="6E6D5BC5" w14:textId="13038F2D" w:rsidR="00451255" w:rsidRPr="00451255" w:rsidRDefault="00451255" w:rsidP="003468E8">
            <w:pPr>
              <w:jc w:val="center"/>
              <w:rPr>
                <w:rFonts w:ascii="Arial" w:hAnsi="Arial" w:cs="Arial"/>
                <w:color w:val="000000"/>
              </w:rPr>
            </w:pPr>
            <w:r w:rsidRPr="00451255">
              <w:rPr>
                <w:rFonts w:ascii="Arial" w:hAnsi="Arial" w:cs="Arial"/>
                <w:color w:val="000000"/>
              </w:rPr>
              <w:t>0.</w:t>
            </w:r>
            <w:del w:id="91" w:author="Benjamin Chan" w:date="2017-11-22T12:00:00Z">
              <w:r w:rsidRPr="00451255" w:rsidDel="003468E8">
                <w:rPr>
                  <w:rFonts w:ascii="Arial" w:hAnsi="Arial" w:cs="Arial"/>
                  <w:color w:val="000000"/>
                </w:rPr>
                <w:delText>47</w:delText>
              </w:r>
            </w:del>
            <w:ins w:id="92" w:author="Benjamin Chan" w:date="2017-11-22T12:00:00Z">
              <w:r w:rsidR="003468E8">
                <w:rPr>
                  <w:rFonts w:ascii="Arial" w:hAnsi="Arial" w:cs="Arial"/>
                  <w:color w:val="000000"/>
                </w:rPr>
                <w:t>50</w:t>
              </w:r>
            </w:ins>
          </w:p>
        </w:tc>
        <w:tc>
          <w:tcPr>
            <w:tcW w:w="1260" w:type="dxa"/>
            <w:noWrap/>
          </w:tcPr>
          <w:p w14:paraId="7466833C" w14:textId="2D6B1003" w:rsidR="00451255" w:rsidRPr="00451255" w:rsidRDefault="00451255" w:rsidP="003468E8">
            <w:pPr>
              <w:jc w:val="center"/>
              <w:rPr>
                <w:rFonts w:ascii="Arial" w:hAnsi="Arial" w:cs="Arial"/>
                <w:color w:val="000000"/>
              </w:rPr>
            </w:pPr>
            <w:r w:rsidRPr="00451255">
              <w:rPr>
                <w:rFonts w:ascii="Arial" w:hAnsi="Arial" w:cs="Arial"/>
                <w:color w:val="000000"/>
              </w:rPr>
              <w:t>0.</w:t>
            </w:r>
            <w:del w:id="93" w:author="Benjamin Chan" w:date="2017-11-22T12:00:00Z">
              <w:r w:rsidRPr="00451255" w:rsidDel="003468E8">
                <w:rPr>
                  <w:rFonts w:ascii="Arial" w:hAnsi="Arial" w:cs="Arial"/>
                  <w:color w:val="000000"/>
                </w:rPr>
                <w:delText>26</w:delText>
              </w:r>
            </w:del>
            <w:ins w:id="94" w:author="Benjamin Chan" w:date="2017-11-22T12:00:00Z">
              <w:r w:rsidR="003468E8">
                <w:rPr>
                  <w:rFonts w:ascii="Arial" w:hAnsi="Arial" w:cs="Arial"/>
                  <w:color w:val="000000"/>
                </w:rPr>
                <w:t>27</w:t>
              </w:r>
            </w:ins>
            <w:r w:rsidRPr="00451255">
              <w:rPr>
                <w:rFonts w:ascii="Arial" w:hAnsi="Arial" w:cs="Arial"/>
                <w:color w:val="000000"/>
              </w:rPr>
              <w:t>-0.</w:t>
            </w:r>
            <w:del w:id="95" w:author="Benjamin Chan" w:date="2017-11-22T12:00:00Z">
              <w:r w:rsidRPr="00451255" w:rsidDel="003468E8">
                <w:rPr>
                  <w:rFonts w:ascii="Arial" w:hAnsi="Arial" w:cs="Arial"/>
                  <w:color w:val="000000"/>
                </w:rPr>
                <w:delText>7</w:delText>
              </w:r>
              <w:r w:rsidR="005D3951" w:rsidDel="003468E8">
                <w:rPr>
                  <w:rFonts w:ascii="Arial" w:hAnsi="Arial" w:cs="Arial"/>
                  <w:color w:val="000000"/>
                </w:rPr>
                <w:delText>0</w:delText>
              </w:r>
            </w:del>
            <w:ins w:id="96" w:author="Benjamin Chan" w:date="2017-11-22T12:00:00Z">
              <w:r w:rsidR="003468E8">
                <w:rPr>
                  <w:rFonts w:ascii="Arial" w:hAnsi="Arial" w:cs="Arial"/>
                  <w:color w:val="000000"/>
                </w:rPr>
                <w:t>73</w:t>
              </w:r>
            </w:ins>
          </w:p>
        </w:tc>
        <w:tc>
          <w:tcPr>
            <w:tcW w:w="1620" w:type="dxa"/>
          </w:tcPr>
          <w:p w14:paraId="1BC57994" w14:textId="7DE2F859" w:rsidR="00451255" w:rsidRPr="00A934FB" w:rsidRDefault="00451255" w:rsidP="00EF295C">
            <w:pPr>
              <w:jc w:val="center"/>
              <w:rPr>
                <w:rFonts w:ascii="Arial" w:hAnsi="Arial" w:cs="Arial"/>
                <w:color w:val="000000"/>
                <w:highlight w:val="yellow"/>
              </w:rPr>
            </w:pPr>
            <w:r w:rsidRPr="00A934FB">
              <w:rPr>
                <w:rFonts w:ascii="Arial" w:hAnsi="Arial" w:cs="Arial"/>
                <w:color w:val="000000"/>
                <w:highlight w:val="yellow"/>
              </w:rPr>
              <w:t>0.</w:t>
            </w:r>
            <w:del w:id="97" w:author="Benjamin Chan" w:date="2017-11-22T12:26:00Z">
              <w:r w:rsidRPr="00A934FB" w:rsidDel="00EF295C">
                <w:rPr>
                  <w:rFonts w:ascii="Arial" w:hAnsi="Arial" w:cs="Arial"/>
                  <w:color w:val="000000"/>
                  <w:highlight w:val="yellow"/>
                </w:rPr>
                <w:delText>22</w:delText>
              </w:r>
            </w:del>
            <w:ins w:id="98" w:author="Benjamin Chan" w:date="2017-11-22T12:26:00Z">
              <w:r w:rsidR="00EF295C">
                <w:rPr>
                  <w:rFonts w:ascii="Arial" w:hAnsi="Arial" w:cs="Arial"/>
                  <w:color w:val="000000"/>
                  <w:highlight w:val="yellow"/>
                </w:rPr>
                <w:t>25</w:t>
              </w:r>
            </w:ins>
          </w:p>
        </w:tc>
        <w:tc>
          <w:tcPr>
            <w:tcW w:w="1260" w:type="dxa"/>
            <w:noWrap/>
          </w:tcPr>
          <w:p w14:paraId="01D5E216" w14:textId="201B1C99" w:rsidR="00451255" w:rsidRPr="00A934FB" w:rsidRDefault="00451255" w:rsidP="00EF295C">
            <w:pPr>
              <w:jc w:val="center"/>
              <w:rPr>
                <w:rFonts w:ascii="Arial" w:hAnsi="Arial" w:cs="Arial"/>
                <w:color w:val="000000"/>
                <w:highlight w:val="yellow"/>
              </w:rPr>
            </w:pPr>
            <w:r w:rsidRPr="00A934FB">
              <w:rPr>
                <w:rFonts w:ascii="Arial" w:hAnsi="Arial" w:cs="Arial"/>
                <w:color w:val="000000"/>
                <w:highlight w:val="yellow"/>
              </w:rPr>
              <w:t>0.</w:t>
            </w:r>
            <w:del w:id="99" w:author="Benjamin Chan" w:date="2017-11-22T12:27:00Z">
              <w:r w:rsidRPr="00A934FB" w:rsidDel="00EF295C">
                <w:rPr>
                  <w:rFonts w:ascii="Arial" w:hAnsi="Arial" w:cs="Arial"/>
                  <w:color w:val="000000"/>
                  <w:highlight w:val="yellow"/>
                </w:rPr>
                <w:delText>09</w:delText>
              </w:r>
            </w:del>
            <w:ins w:id="100" w:author="Benjamin Chan" w:date="2017-11-22T12:27:00Z">
              <w:r w:rsidR="00EF295C">
                <w:rPr>
                  <w:rFonts w:ascii="Arial" w:hAnsi="Arial" w:cs="Arial"/>
                  <w:color w:val="000000"/>
                  <w:highlight w:val="yellow"/>
                </w:rPr>
                <w:t>10</w:t>
              </w:r>
            </w:ins>
            <w:r w:rsidRPr="00A934FB">
              <w:rPr>
                <w:rFonts w:ascii="Arial" w:hAnsi="Arial" w:cs="Arial"/>
                <w:color w:val="000000"/>
                <w:highlight w:val="yellow"/>
              </w:rPr>
              <w:t>-0.</w:t>
            </w:r>
            <w:del w:id="101" w:author="Benjamin Chan" w:date="2017-11-22T12:27:00Z">
              <w:r w:rsidRPr="00A934FB" w:rsidDel="00EF295C">
                <w:rPr>
                  <w:rFonts w:ascii="Arial" w:hAnsi="Arial" w:cs="Arial"/>
                  <w:color w:val="000000"/>
                  <w:highlight w:val="yellow"/>
                </w:rPr>
                <w:delText>46</w:delText>
              </w:r>
            </w:del>
            <w:ins w:id="102" w:author="Benjamin Chan" w:date="2017-11-22T12:27:00Z">
              <w:r w:rsidR="00EF295C">
                <w:rPr>
                  <w:rFonts w:ascii="Arial" w:hAnsi="Arial" w:cs="Arial"/>
                  <w:color w:val="000000"/>
                  <w:highlight w:val="yellow"/>
                </w:rPr>
                <w:t>51</w:t>
              </w:r>
            </w:ins>
          </w:p>
        </w:tc>
      </w:tr>
      <w:tr w:rsidR="00451255" w:rsidRPr="00451255" w14:paraId="7E8E3283" w14:textId="77777777">
        <w:trPr>
          <w:trHeight w:val="300"/>
        </w:trPr>
        <w:tc>
          <w:tcPr>
            <w:tcW w:w="1270" w:type="dxa"/>
          </w:tcPr>
          <w:p w14:paraId="439CE448" w14:textId="77777777" w:rsidR="00451255" w:rsidRPr="00451255" w:rsidRDefault="00451255" w:rsidP="00A86AEA">
            <w:pPr>
              <w:jc w:val="center"/>
              <w:rPr>
                <w:rFonts w:ascii="Arial" w:hAnsi="Arial" w:cs="Arial"/>
                <w:color w:val="000000"/>
              </w:rPr>
            </w:pPr>
            <w:r w:rsidRPr="00451255">
              <w:rPr>
                <w:rFonts w:ascii="Arial" w:hAnsi="Arial" w:cs="Arial"/>
                <w:color w:val="000000"/>
              </w:rPr>
              <w:t>Family</w:t>
            </w:r>
          </w:p>
        </w:tc>
        <w:tc>
          <w:tcPr>
            <w:tcW w:w="1785" w:type="dxa"/>
          </w:tcPr>
          <w:p w14:paraId="74EE71D7" w14:textId="77777777" w:rsidR="00451255" w:rsidRPr="00451255" w:rsidRDefault="00451255" w:rsidP="00A86AEA">
            <w:pPr>
              <w:jc w:val="center"/>
              <w:rPr>
                <w:rFonts w:ascii="Arial" w:hAnsi="Arial" w:cs="Arial"/>
                <w:color w:val="000000"/>
              </w:rPr>
            </w:pPr>
            <w:r w:rsidRPr="00451255">
              <w:rPr>
                <w:rFonts w:ascii="Arial" w:hAnsi="Arial" w:cs="Arial"/>
                <w:color w:val="000000"/>
              </w:rPr>
              <w:t>Incentive</w:t>
            </w:r>
          </w:p>
        </w:tc>
        <w:tc>
          <w:tcPr>
            <w:tcW w:w="1260" w:type="dxa"/>
          </w:tcPr>
          <w:p w14:paraId="7A9231E6" w14:textId="77777777" w:rsidR="00451255" w:rsidRPr="00451255" w:rsidRDefault="00451255" w:rsidP="002E3820">
            <w:pPr>
              <w:jc w:val="center"/>
              <w:rPr>
                <w:rFonts w:ascii="Arial" w:hAnsi="Arial" w:cs="Arial"/>
                <w:color w:val="000000"/>
              </w:rPr>
            </w:pPr>
            <w:r w:rsidRPr="00451255">
              <w:rPr>
                <w:rFonts w:ascii="Arial" w:hAnsi="Arial" w:cs="Arial"/>
                <w:color w:val="000000"/>
              </w:rPr>
              <w:t>0.2</w:t>
            </w:r>
            <w:r w:rsidR="005D3951">
              <w:rPr>
                <w:rFonts w:ascii="Arial" w:hAnsi="Arial" w:cs="Arial"/>
                <w:color w:val="000000"/>
              </w:rPr>
              <w:t>0</w:t>
            </w:r>
          </w:p>
        </w:tc>
        <w:tc>
          <w:tcPr>
            <w:tcW w:w="1260" w:type="dxa"/>
            <w:noWrap/>
          </w:tcPr>
          <w:p w14:paraId="55913ADE" w14:textId="77777777" w:rsidR="00451255" w:rsidRPr="00451255" w:rsidRDefault="00451255" w:rsidP="002E3820">
            <w:pPr>
              <w:jc w:val="center"/>
              <w:rPr>
                <w:rFonts w:ascii="Arial" w:hAnsi="Arial" w:cs="Arial"/>
                <w:color w:val="000000"/>
              </w:rPr>
            </w:pPr>
            <w:r w:rsidRPr="00451255">
              <w:rPr>
                <w:rFonts w:ascii="Arial" w:hAnsi="Arial" w:cs="Arial"/>
                <w:color w:val="000000"/>
              </w:rPr>
              <w:t>0.08-0.43</w:t>
            </w:r>
          </w:p>
        </w:tc>
        <w:tc>
          <w:tcPr>
            <w:tcW w:w="1620" w:type="dxa"/>
          </w:tcPr>
          <w:p w14:paraId="3F8C294B" w14:textId="77777777" w:rsidR="00451255" w:rsidRPr="00A934FB" w:rsidRDefault="00451255" w:rsidP="002E3820">
            <w:pPr>
              <w:jc w:val="center"/>
              <w:rPr>
                <w:rFonts w:ascii="Arial" w:hAnsi="Arial" w:cs="Arial"/>
                <w:color w:val="000000"/>
                <w:highlight w:val="yellow"/>
              </w:rPr>
            </w:pPr>
            <w:r w:rsidRPr="00A934FB">
              <w:rPr>
                <w:rFonts w:ascii="Arial" w:hAnsi="Arial" w:cs="Arial"/>
                <w:color w:val="000000"/>
                <w:highlight w:val="yellow"/>
              </w:rPr>
              <w:t>0.3</w:t>
            </w:r>
            <w:r w:rsidR="005D3951" w:rsidRPr="00A934FB">
              <w:rPr>
                <w:rFonts w:ascii="Arial" w:hAnsi="Arial" w:cs="Arial"/>
                <w:color w:val="000000"/>
                <w:highlight w:val="yellow"/>
              </w:rPr>
              <w:t>0</w:t>
            </w:r>
          </w:p>
        </w:tc>
        <w:tc>
          <w:tcPr>
            <w:tcW w:w="1260" w:type="dxa"/>
            <w:noWrap/>
          </w:tcPr>
          <w:p w14:paraId="7F19097E" w14:textId="77777777" w:rsidR="00451255" w:rsidRPr="00A934FB" w:rsidRDefault="00451255" w:rsidP="002E3820">
            <w:pPr>
              <w:jc w:val="center"/>
              <w:rPr>
                <w:rFonts w:ascii="Arial" w:hAnsi="Arial" w:cs="Arial"/>
                <w:color w:val="000000"/>
                <w:highlight w:val="yellow"/>
              </w:rPr>
            </w:pPr>
            <w:r w:rsidRPr="00A934FB">
              <w:rPr>
                <w:rFonts w:ascii="Arial" w:hAnsi="Arial" w:cs="Arial"/>
                <w:color w:val="000000"/>
                <w:highlight w:val="yellow"/>
              </w:rPr>
              <w:t>0.14-0.53</w:t>
            </w:r>
          </w:p>
        </w:tc>
      </w:tr>
      <w:tr w:rsidR="00451255" w:rsidRPr="00451255" w14:paraId="0B898F36" w14:textId="77777777">
        <w:trPr>
          <w:trHeight w:val="300"/>
        </w:trPr>
        <w:tc>
          <w:tcPr>
            <w:tcW w:w="1270" w:type="dxa"/>
          </w:tcPr>
          <w:p w14:paraId="3034C2A7" w14:textId="77777777" w:rsidR="00451255" w:rsidRPr="00451255" w:rsidRDefault="00451255" w:rsidP="00A86AEA">
            <w:pPr>
              <w:jc w:val="center"/>
              <w:rPr>
                <w:rFonts w:ascii="Arial" w:hAnsi="Arial" w:cs="Arial"/>
                <w:color w:val="000000"/>
              </w:rPr>
            </w:pPr>
            <w:r w:rsidRPr="00451255">
              <w:rPr>
                <w:rFonts w:ascii="Arial" w:hAnsi="Arial" w:cs="Arial"/>
                <w:color w:val="000000"/>
              </w:rPr>
              <w:t>Family</w:t>
            </w:r>
          </w:p>
        </w:tc>
        <w:tc>
          <w:tcPr>
            <w:tcW w:w="1785" w:type="dxa"/>
          </w:tcPr>
          <w:p w14:paraId="731C4C45" w14:textId="77777777" w:rsidR="00451255" w:rsidRPr="00451255" w:rsidRDefault="00451255" w:rsidP="00A86AEA">
            <w:pPr>
              <w:jc w:val="center"/>
              <w:rPr>
                <w:rFonts w:ascii="Arial" w:hAnsi="Arial" w:cs="Arial"/>
                <w:color w:val="000000"/>
              </w:rPr>
            </w:pPr>
            <w:r w:rsidRPr="00451255">
              <w:rPr>
                <w:rFonts w:ascii="Arial" w:hAnsi="Arial" w:cs="Arial"/>
                <w:color w:val="000000"/>
              </w:rPr>
              <w:t>Sharing</w:t>
            </w:r>
          </w:p>
        </w:tc>
        <w:tc>
          <w:tcPr>
            <w:tcW w:w="1260" w:type="dxa"/>
          </w:tcPr>
          <w:p w14:paraId="1FA6D779" w14:textId="77777777" w:rsidR="00451255" w:rsidRPr="00451255" w:rsidRDefault="00451255" w:rsidP="002E3820">
            <w:pPr>
              <w:jc w:val="center"/>
              <w:rPr>
                <w:rFonts w:ascii="Arial" w:hAnsi="Arial" w:cs="Arial"/>
                <w:color w:val="000000"/>
              </w:rPr>
            </w:pPr>
            <w:r w:rsidRPr="00451255">
              <w:rPr>
                <w:rFonts w:ascii="Arial" w:hAnsi="Arial" w:cs="Arial"/>
                <w:color w:val="000000"/>
              </w:rPr>
              <w:t>0.15</w:t>
            </w:r>
          </w:p>
        </w:tc>
        <w:tc>
          <w:tcPr>
            <w:tcW w:w="1260" w:type="dxa"/>
            <w:noWrap/>
          </w:tcPr>
          <w:p w14:paraId="5EA4FFB7" w14:textId="77777777" w:rsidR="00451255" w:rsidRPr="00451255" w:rsidRDefault="00451255" w:rsidP="002E3820">
            <w:pPr>
              <w:jc w:val="center"/>
              <w:rPr>
                <w:rFonts w:ascii="Arial" w:hAnsi="Arial" w:cs="Arial"/>
                <w:color w:val="000000"/>
              </w:rPr>
            </w:pPr>
            <w:r w:rsidRPr="00451255">
              <w:rPr>
                <w:rFonts w:ascii="Arial" w:hAnsi="Arial" w:cs="Arial"/>
                <w:color w:val="000000"/>
              </w:rPr>
              <w:t>0.06-0.35</w:t>
            </w:r>
          </w:p>
        </w:tc>
        <w:tc>
          <w:tcPr>
            <w:tcW w:w="1620" w:type="dxa"/>
          </w:tcPr>
          <w:p w14:paraId="7AF3099C" w14:textId="77777777" w:rsidR="00451255" w:rsidRPr="00A934FB" w:rsidRDefault="00451255" w:rsidP="002E3820">
            <w:pPr>
              <w:jc w:val="center"/>
              <w:rPr>
                <w:rFonts w:ascii="Arial" w:hAnsi="Arial" w:cs="Arial"/>
                <w:color w:val="000000"/>
                <w:highlight w:val="yellow"/>
              </w:rPr>
            </w:pPr>
            <w:r w:rsidRPr="00A934FB">
              <w:rPr>
                <w:rFonts w:ascii="Arial" w:hAnsi="Arial" w:cs="Arial"/>
                <w:color w:val="000000"/>
                <w:highlight w:val="yellow"/>
              </w:rPr>
              <w:t>0.38</w:t>
            </w:r>
          </w:p>
        </w:tc>
        <w:tc>
          <w:tcPr>
            <w:tcW w:w="1260" w:type="dxa"/>
            <w:noWrap/>
          </w:tcPr>
          <w:p w14:paraId="58C4A8B8" w14:textId="77777777" w:rsidR="00451255" w:rsidRPr="00A934FB" w:rsidRDefault="00451255" w:rsidP="002E3820">
            <w:pPr>
              <w:jc w:val="center"/>
              <w:rPr>
                <w:rFonts w:ascii="Arial" w:hAnsi="Arial" w:cs="Arial"/>
                <w:color w:val="000000"/>
                <w:highlight w:val="yellow"/>
              </w:rPr>
            </w:pPr>
            <w:r w:rsidRPr="00A934FB">
              <w:rPr>
                <w:rFonts w:ascii="Arial" w:hAnsi="Arial" w:cs="Arial"/>
                <w:color w:val="000000"/>
                <w:highlight w:val="yellow"/>
              </w:rPr>
              <w:t>0.22-0.58</w:t>
            </w:r>
          </w:p>
        </w:tc>
      </w:tr>
      <w:tr w:rsidR="00451255" w:rsidRPr="00451255" w14:paraId="6165DF8A" w14:textId="77777777">
        <w:trPr>
          <w:trHeight w:val="300"/>
        </w:trPr>
        <w:tc>
          <w:tcPr>
            <w:tcW w:w="1270" w:type="dxa"/>
          </w:tcPr>
          <w:p w14:paraId="3747C177" w14:textId="77777777" w:rsidR="00451255" w:rsidRPr="00451255" w:rsidRDefault="00451255" w:rsidP="00A86AEA">
            <w:pPr>
              <w:jc w:val="center"/>
              <w:rPr>
                <w:rFonts w:ascii="Arial" w:hAnsi="Arial" w:cs="Arial"/>
                <w:color w:val="000000"/>
              </w:rPr>
            </w:pPr>
            <w:r w:rsidRPr="00451255">
              <w:rPr>
                <w:rFonts w:ascii="Arial" w:hAnsi="Arial" w:cs="Arial"/>
                <w:color w:val="000000"/>
              </w:rPr>
              <w:t>Family</w:t>
            </w:r>
          </w:p>
        </w:tc>
        <w:tc>
          <w:tcPr>
            <w:tcW w:w="1785" w:type="dxa"/>
          </w:tcPr>
          <w:p w14:paraId="56D5CA92" w14:textId="77777777" w:rsidR="00451255" w:rsidRPr="00451255" w:rsidRDefault="00451255" w:rsidP="00A86AEA">
            <w:pPr>
              <w:jc w:val="center"/>
              <w:rPr>
                <w:rFonts w:ascii="Arial" w:hAnsi="Arial" w:cs="Arial"/>
                <w:color w:val="000000"/>
              </w:rPr>
            </w:pPr>
            <w:r w:rsidRPr="00451255">
              <w:rPr>
                <w:rFonts w:ascii="Arial" w:hAnsi="Arial" w:cs="Arial"/>
                <w:color w:val="000000"/>
              </w:rPr>
              <w:t>Social Norms</w:t>
            </w:r>
          </w:p>
        </w:tc>
        <w:tc>
          <w:tcPr>
            <w:tcW w:w="1260" w:type="dxa"/>
          </w:tcPr>
          <w:p w14:paraId="62C922CC" w14:textId="77777777" w:rsidR="00451255" w:rsidRPr="00451255" w:rsidRDefault="00451255" w:rsidP="002E3820">
            <w:pPr>
              <w:jc w:val="center"/>
              <w:rPr>
                <w:rFonts w:ascii="Arial" w:hAnsi="Arial" w:cs="Arial"/>
                <w:color w:val="000000"/>
              </w:rPr>
            </w:pPr>
            <w:r w:rsidRPr="00451255">
              <w:rPr>
                <w:rFonts w:ascii="Arial" w:hAnsi="Arial" w:cs="Arial"/>
                <w:color w:val="000000"/>
              </w:rPr>
              <w:t>0.23</w:t>
            </w:r>
          </w:p>
        </w:tc>
        <w:tc>
          <w:tcPr>
            <w:tcW w:w="1260" w:type="dxa"/>
            <w:noWrap/>
          </w:tcPr>
          <w:p w14:paraId="5948CB31" w14:textId="77777777" w:rsidR="00451255" w:rsidRPr="00451255" w:rsidRDefault="00451255" w:rsidP="002E3820">
            <w:pPr>
              <w:jc w:val="center"/>
              <w:rPr>
                <w:rFonts w:ascii="Arial" w:hAnsi="Arial" w:cs="Arial"/>
                <w:color w:val="000000"/>
              </w:rPr>
            </w:pPr>
            <w:r w:rsidRPr="00451255">
              <w:rPr>
                <w:rFonts w:ascii="Arial" w:hAnsi="Arial" w:cs="Arial"/>
                <w:color w:val="000000"/>
              </w:rPr>
              <w:t>0.08-0.52</w:t>
            </w:r>
          </w:p>
        </w:tc>
        <w:tc>
          <w:tcPr>
            <w:tcW w:w="1620" w:type="dxa"/>
          </w:tcPr>
          <w:p w14:paraId="58A803E5" w14:textId="77777777" w:rsidR="00451255" w:rsidRPr="00A934FB" w:rsidRDefault="00451255" w:rsidP="002E3820">
            <w:pPr>
              <w:jc w:val="center"/>
              <w:rPr>
                <w:rFonts w:ascii="Arial" w:hAnsi="Arial" w:cs="Arial"/>
                <w:color w:val="000000"/>
                <w:highlight w:val="yellow"/>
              </w:rPr>
            </w:pPr>
            <w:r w:rsidRPr="00A934FB">
              <w:rPr>
                <w:rFonts w:ascii="Arial" w:hAnsi="Arial" w:cs="Arial"/>
                <w:color w:val="000000"/>
                <w:highlight w:val="yellow"/>
              </w:rPr>
              <w:t>0.38</w:t>
            </w:r>
          </w:p>
        </w:tc>
        <w:tc>
          <w:tcPr>
            <w:tcW w:w="1260" w:type="dxa"/>
            <w:noWrap/>
          </w:tcPr>
          <w:p w14:paraId="40AA5403" w14:textId="77777777" w:rsidR="00451255" w:rsidRPr="00A934FB" w:rsidRDefault="00451255" w:rsidP="002E3820">
            <w:pPr>
              <w:jc w:val="center"/>
              <w:rPr>
                <w:rFonts w:ascii="Arial" w:hAnsi="Arial" w:cs="Arial"/>
                <w:color w:val="000000"/>
                <w:highlight w:val="yellow"/>
              </w:rPr>
            </w:pPr>
            <w:r w:rsidRPr="00A934FB">
              <w:rPr>
                <w:rFonts w:ascii="Arial" w:hAnsi="Arial" w:cs="Arial"/>
                <w:color w:val="000000"/>
                <w:highlight w:val="yellow"/>
              </w:rPr>
              <w:t>0.17-0.66</w:t>
            </w:r>
          </w:p>
        </w:tc>
      </w:tr>
      <w:tr w:rsidR="00451255" w:rsidRPr="00451255" w14:paraId="23ECF91E" w14:textId="77777777">
        <w:trPr>
          <w:trHeight w:val="300"/>
        </w:trPr>
        <w:tc>
          <w:tcPr>
            <w:tcW w:w="1270" w:type="dxa"/>
          </w:tcPr>
          <w:p w14:paraId="1C3D92EB" w14:textId="77777777" w:rsidR="00451255" w:rsidRPr="00451255" w:rsidRDefault="00C34FC1" w:rsidP="00A86AEA">
            <w:pPr>
              <w:jc w:val="center"/>
              <w:rPr>
                <w:rFonts w:ascii="Arial" w:hAnsi="Arial" w:cs="Arial"/>
                <w:color w:val="000000"/>
              </w:rPr>
            </w:pPr>
            <w:r>
              <w:rPr>
                <w:rFonts w:ascii="Arial" w:hAnsi="Arial" w:cs="Arial"/>
                <w:color w:val="000000"/>
              </w:rPr>
              <w:t>Marching</w:t>
            </w:r>
          </w:p>
        </w:tc>
        <w:tc>
          <w:tcPr>
            <w:tcW w:w="1785" w:type="dxa"/>
          </w:tcPr>
          <w:p w14:paraId="0139F66D" w14:textId="77777777" w:rsidR="00451255" w:rsidRPr="00451255" w:rsidRDefault="00451255" w:rsidP="00A86AEA">
            <w:pPr>
              <w:jc w:val="center"/>
              <w:rPr>
                <w:rFonts w:ascii="Arial" w:hAnsi="Arial" w:cs="Arial"/>
                <w:color w:val="000000"/>
              </w:rPr>
            </w:pPr>
            <w:r w:rsidRPr="00451255">
              <w:rPr>
                <w:rFonts w:ascii="Arial" w:hAnsi="Arial" w:cs="Arial"/>
                <w:color w:val="000000"/>
              </w:rPr>
              <w:t>Altruism</w:t>
            </w:r>
          </w:p>
        </w:tc>
        <w:tc>
          <w:tcPr>
            <w:tcW w:w="1260" w:type="dxa"/>
          </w:tcPr>
          <w:p w14:paraId="27AF57CA" w14:textId="77777777" w:rsidR="00451255" w:rsidRPr="00451255" w:rsidRDefault="00451255" w:rsidP="002E3820">
            <w:pPr>
              <w:jc w:val="center"/>
              <w:rPr>
                <w:rFonts w:ascii="Arial" w:hAnsi="Arial" w:cs="Arial"/>
                <w:color w:val="000000"/>
              </w:rPr>
            </w:pPr>
            <w:r w:rsidRPr="00451255">
              <w:rPr>
                <w:rFonts w:ascii="Arial" w:hAnsi="Arial" w:cs="Arial"/>
                <w:color w:val="000000"/>
              </w:rPr>
              <w:t>0.19</w:t>
            </w:r>
          </w:p>
        </w:tc>
        <w:tc>
          <w:tcPr>
            <w:tcW w:w="1260" w:type="dxa"/>
            <w:noWrap/>
          </w:tcPr>
          <w:p w14:paraId="0CC7AFF6" w14:textId="77777777" w:rsidR="00451255" w:rsidRPr="00451255" w:rsidRDefault="00451255" w:rsidP="002E3820">
            <w:pPr>
              <w:jc w:val="center"/>
              <w:rPr>
                <w:rFonts w:ascii="Arial" w:hAnsi="Arial" w:cs="Arial"/>
                <w:color w:val="000000"/>
              </w:rPr>
            </w:pPr>
            <w:r w:rsidRPr="00451255">
              <w:rPr>
                <w:rFonts w:ascii="Arial" w:hAnsi="Arial" w:cs="Arial"/>
                <w:color w:val="000000"/>
              </w:rPr>
              <w:t>0.08-0.39</w:t>
            </w:r>
          </w:p>
        </w:tc>
        <w:tc>
          <w:tcPr>
            <w:tcW w:w="1620" w:type="dxa"/>
          </w:tcPr>
          <w:p w14:paraId="63B62B99" w14:textId="77777777" w:rsidR="00451255" w:rsidRPr="00A934FB" w:rsidRDefault="00451255" w:rsidP="002E3820">
            <w:pPr>
              <w:jc w:val="center"/>
              <w:rPr>
                <w:rFonts w:ascii="Arial" w:hAnsi="Arial" w:cs="Arial"/>
                <w:color w:val="000000"/>
                <w:highlight w:val="yellow"/>
              </w:rPr>
            </w:pPr>
            <w:r w:rsidRPr="00A934FB">
              <w:rPr>
                <w:rFonts w:ascii="Arial" w:hAnsi="Arial" w:cs="Arial"/>
                <w:color w:val="000000"/>
                <w:highlight w:val="yellow"/>
              </w:rPr>
              <w:t>0.23</w:t>
            </w:r>
          </w:p>
        </w:tc>
        <w:tc>
          <w:tcPr>
            <w:tcW w:w="1260" w:type="dxa"/>
            <w:noWrap/>
          </w:tcPr>
          <w:p w14:paraId="5EB369C1" w14:textId="77777777" w:rsidR="00451255" w:rsidRPr="00A934FB" w:rsidRDefault="00451255" w:rsidP="002E3820">
            <w:pPr>
              <w:jc w:val="center"/>
              <w:rPr>
                <w:rFonts w:ascii="Arial" w:hAnsi="Arial" w:cs="Arial"/>
                <w:color w:val="000000"/>
                <w:highlight w:val="yellow"/>
              </w:rPr>
            </w:pPr>
            <w:r w:rsidRPr="00A934FB">
              <w:rPr>
                <w:rFonts w:ascii="Arial" w:hAnsi="Arial" w:cs="Arial"/>
                <w:color w:val="000000"/>
                <w:highlight w:val="yellow"/>
              </w:rPr>
              <w:t>0.11-0.43</w:t>
            </w:r>
          </w:p>
        </w:tc>
      </w:tr>
      <w:tr w:rsidR="00C34FC1" w:rsidRPr="00451255" w14:paraId="64BFBA17" w14:textId="77777777">
        <w:trPr>
          <w:trHeight w:val="300"/>
        </w:trPr>
        <w:tc>
          <w:tcPr>
            <w:tcW w:w="1270" w:type="dxa"/>
          </w:tcPr>
          <w:p w14:paraId="551DABDE" w14:textId="77777777" w:rsidR="00C34FC1" w:rsidRPr="00451255" w:rsidRDefault="00C34FC1" w:rsidP="00C34FC1">
            <w:pPr>
              <w:jc w:val="center"/>
              <w:rPr>
                <w:rFonts w:ascii="Arial" w:hAnsi="Arial" w:cs="Arial"/>
                <w:color w:val="000000"/>
              </w:rPr>
            </w:pPr>
            <w:r>
              <w:rPr>
                <w:rFonts w:ascii="Arial" w:hAnsi="Arial" w:cs="Arial"/>
                <w:color w:val="000000"/>
              </w:rPr>
              <w:t>Marching</w:t>
            </w:r>
          </w:p>
        </w:tc>
        <w:tc>
          <w:tcPr>
            <w:tcW w:w="1785" w:type="dxa"/>
          </w:tcPr>
          <w:p w14:paraId="6E5757C9" w14:textId="77777777" w:rsidR="00C34FC1" w:rsidRPr="00451255" w:rsidRDefault="00C34FC1" w:rsidP="00C34FC1">
            <w:pPr>
              <w:jc w:val="center"/>
              <w:rPr>
                <w:rFonts w:ascii="Arial" w:hAnsi="Arial" w:cs="Arial"/>
                <w:color w:val="000000"/>
              </w:rPr>
            </w:pPr>
            <w:r w:rsidRPr="00451255">
              <w:rPr>
                <w:rFonts w:ascii="Arial" w:hAnsi="Arial" w:cs="Arial"/>
                <w:color w:val="000000"/>
              </w:rPr>
              <w:t>Empowerment</w:t>
            </w:r>
          </w:p>
        </w:tc>
        <w:tc>
          <w:tcPr>
            <w:tcW w:w="1260" w:type="dxa"/>
          </w:tcPr>
          <w:p w14:paraId="27CFA8B1" w14:textId="259F475B" w:rsidR="00C34FC1" w:rsidRPr="00451255" w:rsidRDefault="00C34FC1" w:rsidP="003468E8">
            <w:pPr>
              <w:jc w:val="center"/>
              <w:rPr>
                <w:rFonts w:ascii="Arial" w:hAnsi="Arial" w:cs="Arial"/>
                <w:color w:val="000000"/>
              </w:rPr>
            </w:pPr>
            <w:r w:rsidRPr="00451255">
              <w:rPr>
                <w:rFonts w:ascii="Arial" w:hAnsi="Arial" w:cs="Arial"/>
                <w:color w:val="000000"/>
              </w:rPr>
              <w:t>0.</w:t>
            </w:r>
            <w:del w:id="103" w:author="Benjamin Chan" w:date="2017-11-22T12:03:00Z">
              <w:r w:rsidRPr="00451255" w:rsidDel="003468E8">
                <w:rPr>
                  <w:rFonts w:ascii="Arial" w:hAnsi="Arial" w:cs="Arial"/>
                  <w:color w:val="000000"/>
                </w:rPr>
                <w:delText>15</w:delText>
              </w:r>
            </w:del>
            <w:ins w:id="104" w:author="Benjamin Chan" w:date="2017-11-22T12:03:00Z">
              <w:r w:rsidR="003468E8">
                <w:rPr>
                  <w:rFonts w:ascii="Arial" w:hAnsi="Arial" w:cs="Arial"/>
                  <w:color w:val="000000"/>
                </w:rPr>
                <w:t>16</w:t>
              </w:r>
            </w:ins>
          </w:p>
        </w:tc>
        <w:tc>
          <w:tcPr>
            <w:tcW w:w="1260" w:type="dxa"/>
            <w:noWrap/>
          </w:tcPr>
          <w:p w14:paraId="64874CB7" w14:textId="33D1E759" w:rsidR="00C34FC1" w:rsidRPr="00451255" w:rsidRDefault="00C34FC1" w:rsidP="003468E8">
            <w:pPr>
              <w:jc w:val="center"/>
              <w:rPr>
                <w:rFonts w:ascii="Arial" w:hAnsi="Arial" w:cs="Arial"/>
                <w:color w:val="000000"/>
              </w:rPr>
            </w:pPr>
            <w:r w:rsidRPr="00451255">
              <w:rPr>
                <w:rFonts w:ascii="Arial" w:hAnsi="Arial" w:cs="Arial"/>
                <w:color w:val="000000"/>
              </w:rPr>
              <w:t>0.06-0.</w:t>
            </w:r>
            <w:del w:id="105" w:author="Benjamin Chan" w:date="2017-11-22T12:03:00Z">
              <w:r w:rsidRPr="00451255" w:rsidDel="003468E8">
                <w:rPr>
                  <w:rFonts w:ascii="Arial" w:hAnsi="Arial" w:cs="Arial"/>
                  <w:color w:val="000000"/>
                </w:rPr>
                <w:delText>33</w:delText>
              </w:r>
            </w:del>
            <w:ins w:id="106" w:author="Benjamin Chan" w:date="2017-11-22T12:03:00Z">
              <w:r w:rsidR="003468E8">
                <w:rPr>
                  <w:rFonts w:ascii="Arial" w:hAnsi="Arial" w:cs="Arial"/>
                  <w:color w:val="000000"/>
                </w:rPr>
                <w:t>36</w:t>
              </w:r>
            </w:ins>
          </w:p>
        </w:tc>
        <w:tc>
          <w:tcPr>
            <w:tcW w:w="1620" w:type="dxa"/>
          </w:tcPr>
          <w:p w14:paraId="3596EE16" w14:textId="328C0FCD" w:rsidR="00C34FC1" w:rsidRPr="00A934FB" w:rsidRDefault="00C34FC1" w:rsidP="00EF295C">
            <w:pPr>
              <w:jc w:val="center"/>
              <w:rPr>
                <w:rFonts w:ascii="Arial" w:hAnsi="Arial" w:cs="Arial"/>
                <w:color w:val="000000"/>
                <w:highlight w:val="yellow"/>
              </w:rPr>
            </w:pPr>
            <w:r w:rsidRPr="00A934FB">
              <w:rPr>
                <w:rFonts w:ascii="Arial" w:hAnsi="Arial" w:cs="Arial"/>
                <w:color w:val="000000"/>
                <w:highlight w:val="yellow"/>
              </w:rPr>
              <w:t>0.</w:t>
            </w:r>
            <w:del w:id="107" w:author="Benjamin Chan" w:date="2017-11-22T12:27:00Z">
              <w:r w:rsidRPr="00A934FB" w:rsidDel="00EF295C">
                <w:rPr>
                  <w:rFonts w:ascii="Arial" w:hAnsi="Arial" w:cs="Arial"/>
                  <w:color w:val="000000"/>
                  <w:highlight w:val="yellow"/>
                </w:rPr>
                <w:delText>29</w:delText>
              </w:r>
            </w:del>
            <w:ins w:id="108" w:author="Benjamin Chan" w:date="2017-11-22T12:27:00Z">
              <w:r w:rsidR="00EF295C">
                <w:rPr>
                  <w:rFonts w:ascii="Arial" w:hAnsi="Arial" w:cs="Arial"/>
                  <w:color w:val="000000"/>
                  <w:highlight w:val="yellow"/>
                </w:rPr>
                <w:t>28</w:t>
              </w:r>
            </w:ins>
          </w:p>
        </w:tc>
        <w:tc>
          <w:tcPr>
            <w:tcW w:w="1260" w:type="dxa"/>
            <w:noWrap/>
          </w:tcPr>
          <w:p w14:paraId="7A388127" w14:textId="3CDF19C0" w:rsidR="00C34FC1" w:rsidRPr="00A934FB" w:rsidRDefault="00C34FC1" w:rsidP="00EF295C">
            <w:pPr>
              <w:jc w:val="center"/>
              <w:rPr>
                <w:rFonts w:ascii="Arial" w:hAnsi="Arial" w:cs="Arial"/>
                <w:color w:val="000000"/>
                <w:highlight w:val="yellow"/>
              </w:rPr>
            </w:pPr>
            <w:r w:rsidRPr="00A934FB">
              <w:rPr>
                <w:rFonts w:ascii="Arial" w:hAnsi="Arial" w:cs="Arial"/>
                <w:color w:val="000000"/>
                <w:highlight w:val="yellow"/>
              </w:rPr>
              <w:t>0.</w:t>
            </w:r>
            <w:del w:id="109" w:author="Benjamin Chan" w:date="2017-11-22T12:27:00Z">
              <w:r w:rsidRPr="00A934FB" w:rsidDel="00EF295C">
                <w:rPr>
                  <w:rFonts w:ascii="Arial" w:hAnsi="Arial" w:cs="Arial"/>
                  <w:color w:val="000000"/>
                  <w:highlight w:val="yellow"/>
                </w:rPr>
                <w:delText>15</w:delText>
              </w:r>
            </w:del>
            <w:ins w:id="110" w:author="Benjamin Chan" w:date="2017-11-22T12:27:00Z">
              <w:r w:rsidR="00EF295C">
                <w:rPr>
                  <w:rFonts w:ascii="Arial" w:hAnsi="Arial" w:cs="Arial"/>
                  <w:color w:val="000000"/>
                  <w:highlight w:val="yellow"/>
                </w:rPr>
                <w:t>14</w:t>
              </w:r>
            </w:ins>
            <w:r w:rsidRPr="00A934FB">
              <w:rPr>
                <w:rFonts w:ascii="Arial" w:hAnsi="Arial" w:cs="Arial"/>
                <w:color w:val="000000"/>
                <w:highlight w:val="yellow"/>
              </w:rPr>
              <w:t>-0.48</w:t>
            </w:r>
          </w:p>
        </w:tc>
      </w:tr>
      <w:tr w:rsidR="00C34FC1" w:rsidRPr="00451255" w14:paraId="1C2A4D89" w14:textId="77777777">
        <w:trPr>
          <w:trHeight w:val="300"/>
        </w:trPr>
        <w:tc>
          <w:tcPr>
            <w:tcW w:w="1270" w:type="dxa"/>
          </w:tcPr>
          <w:p w14:paraId="2A52E730" w14:textId="77777777" w:rsidR="00C34FC1" w:rsidRPr="00451255" w:rsidRDefault="00C34FC1" w:rsidP="00C34FC1">
            <w:pPr>
              <w:jc w:val="center"/>
              <w:rPr>
                <w:rFonts w:ascii="Arial" w:hAnsi="Arial" w:cs="Arial"/>
                <w:color w:val="000000"/>
              </w:rPr>
            </w:pPr>
            <w:r>
              <w:rPr>
                <w:rFonts w:ascii="Arial" w:hAnsi="Arial" w:cs="Arial"/>
                <w:color w:val="000000"/>
              </w:rPr>
              <w:t>Marching</w:t>
            </w:r>
          </w:p>
        </w:tc>
        <w:tc>
          <w:tcPr>
            <w:tcW w:w="1785" w:type="dxa"/>
          </w:tcPr>
          <w:p w14:paraId="497BE651" w14:textId="77777777" w:rsidR="00C34FC1" w:rsidRPr="00451255" w:rsidRDefault="00C34FC1" w:rsidP="00C34FC1">
            <w:pPr>
              <w:jc w:val="center"/>
              <w:rPr>
                <w:rFonts w:ascii="Arial" w:hAnsi="Arial" w:cs="Arial"/>
                <w:color w:val="000000"/>
              </w:rPr>
            </w:pPr>
            <w:r w:rsidRPr="00451255">
              <w:rPr>
                <w:rFonts w:ascii="Arial" w:hAnsi="Arial" w:cs="Arial"/>
                <w:color w:val="000000"/>
              </w:rPr>
              <w:t>Incentive</w:t>
            </w:r>
          </w:p>
        </w:tc>
        <w:tc>
          <w:tcPr>
            <w:tcW w:w="1260" w:type="dxa"/>
          </w:tcPr>
          <w:p w14:paraId="313F8F03" w14:textId="77777777" w:rsidR="00C34FC1" w:rsidRPr="00451255" w:rsidRDefault="00C34FC1" w:rsidP="00C34FC1">
            <w:pPr>
              <w:jc w:val="center"/>
              <w:rPr>
                <w:rFonts w:ascii="Arial" w:hAnsi="Arial" w:cs="Arial"/>
                <w:color w:val="000000"/>
              </w:rPr>
            </w:pPr>
            <w:r w:rsidRPr="00451255">
              <w:rPr>
                <w:rFonts w:ascii="Arial" w:hAnsi="Arial" w:cs="Arial"/>
                <w:color w:val="000000"/>
              </w:rPr>
              <w:t>0.17</w:t>
            </w:r>
          </w:p>
        </w:tc>
        <w:tc>
          <w:tcPr>
            <w:tcW w:w="1260" w:type="dxa"/>
            <w:noWrap/>
          </w:tcPr>
          <w:p w14:paraId="6E5E3AE8" w14:textId="651B9192" w:rsidR="00C34FC1" w:rsidRPr="00451255" w:rsidRDefault="00C34FC1" w:rsidP="003468E8">
            <w:pPr>
              <w:jc w:val="center"/>
              <w:rPr>
                <w:rFonts w:ascii="Arial" w:hAnsi="Arial" w:cs="Arial"/>
                <w:color w:val="000000"/>
              </w:rPr>
            </w:pPr>
            <w:r w:rsidRPr="00451255">
              <w:rPr>
                <w:rFonts w:ascii="Arial" w:hAnsi="Arial" w:cs="Arial"/>
                <w:color w:val="000000"/>
              </w:rPr>
              <w:t>0.12-0.</w:t>
            </w:r>
            <w:del w:id="111" w:author="Benjamin Chan" w:date="2017-11-22T12:03:00Z">
              <w:r w:rsidRPr="00451255" w:rsidDel="003468E8">
                <w:rPr>
                  <w:rFonts w:ascii="Arial" w:hAnsi="Arial" w:cs="Arial"/>
                  <w:color w:val="000000"/>
                </w:rPr>
                <w:delText>23</w:delText>
              </w:r>
            </w:del>
            <w:ins w:id="112" w:author="Benjamin Chan" w:date="2017-11-22T12:03:00Z">
              <w:r w:rsidR="003468E8">
                <w:rPr>
                  <w:rFonts w:ascii="Arial" w:hAnsi="Arial" w:cs="Arial"/>
                  <w:color w:val="000000"/>
                </w:rPr>
                <w:t>24</w:t>
              </w:r>
            </w:ins>
          </w:p>
        </w:tc>
        <w:tc>
          <w:tcPr>
            <w:tcW w:w="1620" w:type="dxa"/>
          </w:tcPr>
          <w:p w14:paraId="3006C7CD" w14:textId="77777777" w:rsidR="00C34FC1" w:rsidRPr="00A934FB" w:rsidRDefault="00C34FC1" w:rsidP="00C34FC1">
            <w:pPr>
              <w:jc w:val="center"/>
              <w:rPr>
                <w:rFonts w:ascii="Arial" w:hAnsi="Arial" w:cs="Arial"/>
                <w:color w:val="000000"/>
                <w:highlight w:val="yellow"/>
              </w:rPr>
            </w:pPr>
            <w:r w:rsidRPr="00A934FB">
              <w:rPr>
                <w:rFonts w:ascii="Arial" w:hAnsi="Arial" w:cs="Arial"/>
                <w:color w:val="000000"/>
                <w:highlight w:val="yellow"/>
              </w:rPr>
              <w:t>0.37</w:t>
            </w:r>
          </w:p>
        </w:tc>
        <w:tc>
          <w:tcPr>
            <w:tcW w:w="1260" w:type="dxa"/>
            <w:noWrap/>
          </w:tcPr>
          <w:p w14:paraId="0F2BBE25" w14:textId="7F7FC6E0" w:rsidR="00C34FC1" w:rsidRPr="00A934FB" w:rsidRDefault="00C34FC1" w:rsidP="00EF295C">
            <w:pPr>
              <w:jc w:val="center"/>
              <w:rPr>
                <w:rFonts w:ascii="Arial" w:hAnsi="Arial" w:cs="Arial"/>
                <w:color w:val="000000"/>
                <w:highlight w:val="yellow"/>
              </w:rPr>
            </w:pPr>
            <w:r w:rsidRPr="00A934FB">
              <w:rPr>
                <w:rFonts w:ascii="Arial" w:hAnsi="Arial" w:cs="Arial"/>
                <w:color w:val="000000"/>
                <w:highlight w:val="yellow"/>
              </w:rPr>
              <w:t>0.30-0.</w:t>
            </w:r>
            <w:del w:id="113" w:author="Benjamin Chan" w:date="2017-11-22T12:28:00Z">
              <w:r w:rsidRPr="00A934FB" w:rsidDel="00EF295C">
                <w:rPr>
                  <w:rFonts w:ascii="Arial" w:hAnsi="Arial" w:cs="Arial"/>
                  <w:color w:val="000000"/>
                  <w:highlight w:val="yellow"/>
                </w:rPr>
                <w:delText>44</w:delText>
              </w:r>
            </w:del>
            <w:ins w:id="114" w:author="Benjamin Chan" w:date="2017-11-22T12:28:00Z">
              <w:r w:rsidR="00EF295C">
                <w:rPr>
                  <w:rFonts w:ascii="Arial" w:hAnsi="Arial" w:cs="Arial"/>
                  <w:color w:val="000000"/>
                  <w:highlight w:val="yellow"/>
                </w:rPr>
                <w:t>45</w:t>
              </w:r>
            </w:ins>
          </w:p>
        </w:tc>
      </w:tr>
      <w:tr w:rsidR="00C34FC1" w:rsidRPr="00451255" w14:paraId="053707D8" w14:textId="77777777">
        <w:trPr>
          <w:trHeight w:val="300"/>
        </w:trPr>
        <w:tc>
          <w:tcPr>
            <w:tcW w:w="1270" w:type="dxa"/>
          </w:tcPr>
          <w:p w14:paraId="1DED4E2C" w14:textId="77777777" w:rsidR="00C34FC1" w:rsidRPr="00451255" w:rsidRDefault="00C34FC1" w:rsidP="00C34FC1">
            <w:pPr>
              <w:jc w:val="center"/>
              <w:rPr>
                <w:rFonts w:ascii="Arial" w:hAnsi="Arial" w:cs="Arial"/>
                <w:color w:val="000000"/>
              </w:rPr>
            </w:pPr>
            <w:r>
              <w:rPr>
                <w:rFonts w:ascii="Arial" w:hAnsi="Arial" w:cs="Arial"/>
                <w:color w:val="000000"/>
              </w:rPr>
              <w:t>Marching</w:t>
            </w:r>
          </w:p>
        </w:tc>
        <w:tc>
          <w:tcPr>
            <w:tcW w:w="1785" w:type="dxa"/>
          </w:tcPr>
          <w:p w14:paraId="33DCB9D0" w14:textId="77777777" w:rsidR="00C34FC1" w:rsidRPr="00451255" w:rsidRDefault="00C34FC1" w:rsidP="00C34FC1">
            <w:pPr>
              <w:jc w:val="center"/>
              <w:rPr>
                <w:rFonts w:ascii="Arial" w:hAnsi="Arial" w:cs="Arial"/>
                <w:color w:val="000000"/>
              </w:rPr>
            </w:pPr>
            <w:r w:rsidRPr="00451255">
              <w:rPr>
                <w:rFonts w:ascii="Arial" w:hAnsi="Arial" w:cs="Arial"/>
                <w:color w:val="000000"/>
              </w:rPr>
              <w:t>Sharing</w:t>
            </w:r>
          </w:p>
        </w:tc>
        <w:tc>
          <w:tcPr>
            <w:tcW w:w="1260" w:type="dxa"/>
          </w:tcPr>
          <w:p w14:paraId="35D13382" w14:textId="569F253A" w:rsidR="00C34FC1" w:rsidRPr="00451255" w:rsidRDefault="00C34FC1" w:rsidP="003468E8">
            <w:pPr>
              <w:jc w:val="center"/>
              <w:rPr>
                <w:rFonts w:ascii="Arial" w:hAnsi="Arial" w:cs="Arial"/>
                <w:color w:val="000000"/>
              </w:rPr>
            </w:pPr>
            <w:r w:rsidRPr="00451255">
              <w:rPr>
                <w:rFonts w:ascii="Arial" w:hAnsi="Arial" w:cs="Arial"/>
                <w:color w:val="000000"/>
              </w:rPr>
              <w:t>0.</w:t>
            </w:r>
            <w:del w:id="115" w:author="Benjamin Chan" w:date="2017-11-22T12:03:00Z">
              <w:r w:rsidRPr="00451255" w:rsidDel="003468E8">
                <w:rPr>
                  <w:rFonts w:ascii="Arial" w:hAnsi="Arial" w:cs="Arial"/>
                  <w:color w:val="000000"/>
                </w:rPr>
                <w:delText>21</w:delText>
              </w:r>
            </w:del>
            <w:ins w:id="116" w:author="Benjamin Chan" w:date="2017-11-22T12:03:00Z">
              <w:r w:rsidR="003468E8">
                <w:rPr>
                  <w:rFonts w:ascii="Arial" w:hAnsi="Arial" w:cs="Arial"/>
                  <w:color w:val="000000"/>
                </w:rPr>
                <w:t>22</w:t>
              </w:r>
            </w:ins>
          </w:p>
        </w:tc>
        <w:tc>
          <w:tcPr>
            <w:tcW w:w="1260" w:type="dxa"/>
            <w:noWrap/>
          </w:tcPr>
          <w:p w14:paraId="35B1DEFD" w14:textId="5E249187" w:rsidR="00C34FC1" w:rsidRPr="00451255" w:rsidRDefault="00C34FC1" w:rsidP="003468E8">
            <w:pPr>
              <w:jc w:val="center"/>
              <w:rPr>
                <w:rFonts w:ascii="Arial" w:hAnsi="Arial" w:cs="Arial"/>
                <w:color w:val="000000"/>
              </w:rPr>
            </w:pPr>
            <w:r w:rsidRPr="00451255">
              <w:rPr>
                <w:rFonts w:ascii="Arial" w:hAnsi="Arial" w:cs="Arial"/>
                <w:color w:val="000000"/>
              </w:rPr>
              <w:t>0.15-0.</w:t>
            </w:r>
            <w:del w:id="117" w:author="Benjamin Chan" w:date="2017-11-22T12:03:00Z">
              <w:r w:rsidRPr="00451255" w:rsidDel="003468E8">
                <w:rPr>
                  <w:rFonts w:ascii="Arial" w:hAnsi="Arial" w:cs="Arial"/>
                  <w:color w:val="000000"/>
                </w:rPr>
                <w:delText>29</w:delText>
              </w:r>
            </w:del>
            <w:ins w:id="118" w:author="Benjamin Chan" w:date="2017-11-22T12:03:00Z">
              <w:r w:rsidR="003468E8">
                <w:rPr>
                  <w:rFonts w:ascii="Arial" w:hAnsi="Arial" w:cs="Arial"/>
                  <w:color w:val="000000"/>
                </w:rPr>
                <w:t>30</w:t>
              </w:r>
            </w:ins>
          </w:p>
        </w:tc>
        <w:tc>
          <w:tcPr>
            <w:tcW w:w="1620" w:type="dxa"/>
          </w:tcPr>
          <w:p w14:paraId="03C464CF" w14:textId="5AD7222D" w:rsidR="00C34FC1" w:rsidRPr="00A934FB" w:rsidRDefault="00C34FC1" w:rsidP="00EF295C">
            <w:pPr>
              <w:jc w:val="center"/>
              <w:rPr>
                <w:rFonts w:ascii="Arial" w:hAnsi="Arial" w:cs="Arial"/>
                <w:color w:val="000000"/>
                <w:highlight w:val="yellow"/>
              </w:rPr>
            </w:pPr>
            <w:r w:rsidRPr="00A934FB">
              <w:rPr>
                <w:rFonts w:ascii="Arial" w:hAnsi="Arial" w:cs="Arial"/>
                <w:color w:val="000000"/>
                <w:highlight w:val="yellow"/>
              </w:rPr>
              <w:t>0.</w:t>
            </w:r>
            <w:del w:id="119" w:author="Benjamin Chan" w:date="2017-11-22T12:28:00Z">
              <w:r w:rsidRPr="00A934FB" w:rsidDel="00EF295C">
                <w:rPr>
                  <w:rFonts w:ascii="Arial" w:hAnsi="Arial" w:cs="Arial"/>
                  <w:color w:val="000000"/>
                  <w:highlight w:val="yellow"/>
                </w:rPr>
                <w:delText>31</w:delText>
              </w:r>
            </w:del>
            <w:ins w:id="120" w:author="Benjamin Chan" w:date="2017-11-22T12:28:00Z">
              <w:r w:rsidR="00EF295C">
                <w:rPr>
                  <w:rFonts w:ascii="Arial" w:hAnsi="Arial" w:cs="Arial"/>
                  <w:color w:val="000000"/>
                  <w:highlight w:val="yellow"/>
                </w:rPr>
                <w:t>33</w:t>
              </w:r>
            </w:ins>
          </w:p>
        </w:tc>
        <w:tc>
          <w:tcPr>
            <w:tcW w:w="1260" w:type="dxa"/>
            <w:noWrap/>
          </w:tcPr>
          <w:p w14:paraId="205C04F6" w14:textId="7545C34A" w:rsidR="00C34FC1" w:rsidRPr="00A934FB" w:rsidRDefault="00C34FC1" w:rsidP="00EF295C">
            <w:pPr>
              <w:jc w:val="center"/>
              <w:rPr>
                <w:rFonts w:ascii="Arial" w:hAnsi="Arial" w:cs="Arial"/>
                <w:color w:val="000000"/>
                <w:highlight w:val="yellow"/>
              </w:rPr>
            </w:pPr>
            <w:r w:rsidRPr="00A934FB">
              <w:rPr>
                <w:rFonts w:ascii="Arial" w:hAnsi="Arial" w:cs="Arial"/>
                <w:color w:val="000000"/>
                <w:highlight w:val="yellow"/>
              </w:rPr>
              <w:t>0.</w:t>
            </w:r>
            <w:del w:id="121" w:author="Benjamin Chan" w:date="2017-11-22T12:28:00Z">
              <w:r w:rsidRPr="00A934FB" w:rsidDel="00EF295C">
                <w:rPr>
                  <w:rFonts w:ascii="Arial" w:hAnsi="Arial" w:cs="Arial"/>
                  <w:color w:val="000000"/>
                  <w:highlight w:val="yellow"/>
                </w:rPr>
                <w:delText>24</w:delText>
              </w:r>
            </w:del>
            <w:ins w:id="122" w:author="Benjamin Chan" w:date="2017-11-22T12:28:00Z">
              <w:r w:rsidR="00EF295C">
                <w:rPr>
                  <w:rFonts w:ascii="Arial" w:hAnsi="Arial" w:cs="Arial"/>
                  <w:color w:val="000000"/>
                  <w:highlight w:val="yellow"/>
                </w:rPr>
                <w:t>25</w:t>
              </w:r>
            </w:ins>
            <w:r w:rsidRPr="00A934FB">
              <w:rPr>
                <w:rFonts w:ascii="Arial" w:hAnsi="Arial" w:cs="Arial"/>
                <w:color w:val="000000"/>
                <w:highlight w:val="yellow"/>
              </w:rPr>
              <w:t>-0.</w:t>
            </w:r>
            <w:del w:id="123" w:author="Benjamin Chan" w:date="2017-11-22T12:28:00Z">
              <w:r w:rsidRPr="00A934FB" w:rsidDel="00EF295C">
                <w:rPr>
                  <w:rFonts w:ascii="Arial" w:hAnsi="Arial" w:cs="Arial"/>
                  <w:color w:val="000000"/>
                  <w:highlight w:val="yellow"/>
                </w:rPr>
                <w:delText>40</w:delText>
              </w:r>
            </w:del>
            <w:ins w:id="124" w:author="Benjamin Chan" w:date="2017-11-22T12:28:00Z">
              <w:r w:rsidR="00EF295C">
                <w:rPr>
                  <w:rFonts w:ascii="Arial" w:hAnsi="Arial" w:cs="Arial"/>
                  <w:color w:val="000000"/>
                  <w:highlight w:val="yellow"/>
                </w:rPr>
                <w:t>41</w:t>
              </w:r>
            </w:ins>
          </w:p>
        </w:tc>
      </w:tr>
      <w:tr w:rsidR="00C34FC1" w:rsidRPr="00451255" w14:paraId="0065400E" w14:textId="77777777">
        <w:trPr>
          <w:trHeight w:val="300"/>
        </w:trPr>
        <w:tc>
          <w:tcPr>
            <w:tcW w:w="1270" w:type="dxa"/>
          </w:tcPr>
          <w:p w14:paraId="2B349EF8" w14:textId="77777777" w:rsidR="00C34FC1" w:rsidRPr="00451255" w:rsidRDefault="00C34FC1" w:rsidP="00C34FC1">
            <w:pPr>
              <w:jc w:val="center"/>
              <w:rPr>
                <w:rFonts w:ascii="Arial" w:hAnsi="Arial" w:cs="Arial"/>
                <w:color w:val="000000"/>
              </w:rPr>
            </w:pPr>
            <w:r>
              <w:rPr>
                <w:rFonts w:ascii="Arial" w:hAnsi="Arial" w:cs="Arial"/>
                <w:color w:val="000000"/>
              </w:rPr>
              <w:t>Marching</w:t>
            </w:r>
          </w:p>
        </w:tc>
        <w:tc>
          <w:tcPr>
            <w:tcW w:w="1785" w:type="dxa"/>
          </w:tcPr>
          <w:p w14:paraId="1CC35E19" w14:textId="77777777" w:rsidR="00C34FC1" w:rsidRPr="00451255" w:rsidRDefault="00C34FC1" w:rsidP="00C34FC1">
            <w:pPr>
              <w:jc w:val="center"/>
              <w:rPr>
                <w:rFonts w:ascii="Arial" w:hAnsi="Arial" w:cs="Arial"/>
                <w:color w:val="000000"/>
              </w:rPr>
            </w:pPr>
            <w:r w:rsidRPr="00451255">
              <w:rPr>
                <w:rFonts w:ascii="Arial" w:hAnsi="Arial" w:cs="Arial"/>
                <w:color w:val="000000"/>
              </w:rPr>
              <w:t>Social Norms</w:t>
            </w:r>
          </w:p>
        </w:tc>
        <w:tc>
          <w:tcPr>
            <w:tcW w:w="1260" w:type="dxa"/>
          </w:tcPr>
          <w:p w14:paraId="0DFD9BEF" w14:textId="77777777" w:rsidR="00C34FC1" w:rsidRPr="00451255" w:rsidRDefault="00C34FC1" w:rsidP="00C34FC1">
            <w:pPr>
              <w:jc w:val="center"/>
              <w:rPr>
                <w:rFonts w:ascii="Arial" w:hAnsi="Arial" w:cs="Arial"/>
                <w:color w:val="000000"/>
              </w:rPr>
            </w:pPr>
            <w:r w:rsidRPr="00451255">
              <w:rPr>
                <w:rFonts w:ascii="Arial" w:hAnsi="Arial" w:cs="Arial"/>
                <w:color w:val="000000"/>
              </w:rPr>
              <w:t>0.25</w:t>
            </w:r>
          </w:p>
        </w:tc>
        <w:tc>
          <w:tcPr>
            <w:tcW w:w="1260" w:type="dxa"/>
            <w:noWrap/>
          </w:tcPr>
          <w:p w14:paraId="5553D1CD" w14:textId="77777777" w:rsidR="00C34FC1" w:rsidRPr="00451255" w:rsidRDefault="00C34FC1" w:rsidP="00C34FC1">
            <w:pPr>
              <w:jc w:val="center"/>
              <w:rPr>
                <w:rFonts w:ascii="Arial" w:hAnsi="Arial" w:cs="Arial"/>
                <w:color w:val="000000"/>
              </w:rPr>
            </w:pPr>
            <w:r w:rsidRPr="00451255">
              <w:rPr>
                <w:rFonts w:ascii="Arial" w:hAnsi="Arial" w:cs="Arial"/>
                <w:color w:val="000000"/>
              </w:rPr>
              <w:t>0.15-0.37</w:t>
            </w:r>
          </w:p>
        </w:tc>
        <w:tc>
          <w:tcPr>
            <w:tcW w:w="1620" w:type="dxa"/>
          </w:tcPr>
          <w:p w14:paraId="0BA4853C" w14:textId="77777777" w:rsidR="00C34FC1" w:rsidRPr="00A934FB" w:rsidRDefault="00C34FC1" w:rsidP="00C34FC1">
            <w:pPr>
              <w:jc w:val="center"/>
              <w:rPr>
                <w:rFonts w:ascii="Arial" w:hAnsi="Arial" w:cs="Arial"/>
                <w:color w:val="000000"/>
                <w:highlight w:val="yellow"/>
              </w:rPr>
            </w:pPr>
            <w:r w:rsidRPr="00A934FB">
              <w:rPr>
                <w:rFonts w:ascii="Arial" w:hAnsi="Arial" w:cs="Arial"/>
                <w:color w:val="000000"/>
                <w:highlight w:val="yellow"/>
              </w:rPr>
              <w:t>0.33</w:t>
            </w:r>
          </w:p>
        </w:tc>
        <w:tc>
          <w:tcPr>
            <w:tcW w:w="1260" w:type="dxa"/>
            <w:noWrap/>
          </w:tcPr>
          <w:p w14:paraId="41980785" w14:textId="28AA934C" w:rsidR="00C34FC1" w:rsidRPr="00A934FB" w:rsidRDefault="00C34FC1" w:rsidP="00EF295C">
            <w:pPr>
              <w:jc w:val="center"/>
              <w:rPr>
                <w:rFonts w:ascii="Arial" w:hAnsi="Arial" w:cs="Arial"/>
                <w:color w:val="000000"/>
                <w:highlight w:val="yellow"/>
              </w:rPr>
            </w:pPr>
            <w:r w:rsidRPr="00A934FB">
              <w:rPr>
                <w:rFonts w:ascii="Arial" w:hAnsi="Arial" w:cs="Arial"/>
                <w:color w:val="000000"/>
                <w:highlight w:val="yellow"/>
              </w:rPr>
              <w:t>0.22-0.</w:t>
            </w:r>
            <w:del w:id="125" w:author="Benjamin Chan" w:date="2017-11-22T12:28:00Z">
              <w:r w:rsidRPr="00A934FB" w:rsidDel="00EF295C">
                <w:rPr>
                  <w:rFonts w:ascii="Arial" w:hAnsi="Arial" w:cs="Arial"/>
                  <w:color w:val="000000"/>
                  <w:highlight w:val="yellow"/>
                </w:rPr>
                <w:delText>45</w:delText>
              </w:r>
            </w:del>
            <w:ins w:id="126" w:author="Benjamin Chan" w:date="2017-11-22T12:28:00Z">
              <w:r w:rsidR="00EF295C">
                <w:rPr>
                  <w:rFonts w:ascii="Arial" w:hAnsi="Arial" w:cs="Arial"/>
                  <w:color w:val="000000"/>
                  <w:highlight w:val="yellow"/>
                </w:rPr>
                <w:t>46</w:t>
              </w:r>
            </w:ins>
          </w:p>
        </w:tc>
      </w:tr>
    </w:tbl>
    <w:p w14:paraId="4756F82E" w14:textId="77777777" w:rsidR="00AA4B10" w:rsidRDefault="00AA4B10" w:rsidP="00226E68">
      <w:pPr>
        <w:rPr>
          <w:rFonts w:ascii="Arial" w:hAnsi="Arial" w:cs="Arial"/>
          <w:b/>
          <w:bCs/>
          <w:color w:val="000000"/>
        </w:rPr>
      </w:pPr>
    </w:p>
    <w:p w14:paraId="6E7BE529" w14:textId="77777777" w:rsidR="00AA4B10" w:rsidRPr="00F760B7" w:rsidRDefault="00F760B7" w:rsidP="00F760B7">
      <w:pPr>
        <w:pStyle w:val="ListParagraph"/>
        <w:numPr>
          <w:ilvl w:val="0"/>
          <w:numId w:val="32"/>
        </w:numPr>
        <w:rPr>
          <w:rFonts w:ascii="Arial" w:hAnsi="Arial"/>
          <w:color w:val="000000"/>
          <w:szCs w:val="21"/>
        </w:rPr>
      </w:pPr>
      <w:r>
        <w:rPr>
          <w:rFonts w:ascii="Arial" w:hAnsi="Arial"/>
          <w:color w:val="000000"/>
          <w:szCs w:val="21"/>
        </w:rPr>
        <w:t xml:space="preserve">DSI-SS score </w:t>
      </w:r>
      <w:r w:rsidR="00710254" w:rsidRPr="00710254">
        <w:rPr>
          <w:rFonts w:ascii="Arial" w:hAnsi="Arial"/>
          <w:color w:val="000000"/>
          <w:szCs w:val="21"/>
        </w:rPr>
        <w:t>≥ 2</w:t>
      </w:r>
    </w:p>
    <w:p w14:paraId="22134610" w14:textId="77777777" w:rsidR="00F760B7" w:rsidRPr="00F760B7" w:rsidRDefault="00F760B7">
      <w:pPr>
        <w:rPr>
          <w:rFonts w:ascii="Arial" w:hAnsi="Arial" w:cs="Arial"/>
          <w:bCs/>
          <w:color w:val="000000"/>
        </w:rPr>
      </w:pPr>
    </w:p>
    <w:p w14:paraId="5873AA81" w14:textId="77777777" w:rsidR="00B84E87" w:rsidRDefault="00B84E87">
      <w:pPr>
        <w:rPr>
          <w:rFonts w:ascii="Arial" w:hAnsi="Arial" w:cs="Arial"/>
          <w:b/>
          <w:bCs/>
          <w:color w:val="000000"/>
        </w:rPr>
      </w:pPr>
      <w:r>
        <w:rPr>
          <w:rFonts w:ascii="Arial" w:hAnsi="Arial" w:cs="Arial"/>
          <w:b/>
          <w:bCs/>
          <w:color w:val="000000"/>
        </w:rPr>
        <w:br w:type="page"/>
      </w:r>
    </w:p>
    <w:p w14:paraId="6860F6C5" w14:textId="77777777" w:rsidR="00226E68" w:rsidRDefault="00226E68" w:rsidP="00226E68">
      <w:pPr>
        <w:rPr>
          <w:rFonts w:ascii="Arial" w:hAnsi="Arial" w:cs="Arial"/>
          <w:color w:val="000000"/>
        </w:rPr>
      </w:pPr>
      <w:r>
        <w:rPr>
          <w:rFonts w:ascii="Arial" w:hAnsi="Arial" w:cs="Arial"/>
          <w:b/>
          <w:bCs/>
          <w:color w:val="000000"/>
        </w:rPr>
        <w:lastRenderedPageBreak/>
        <w:t xml:space="preserve">Table 3: </w:t>
      </w:r>
      <w:r w:rsidR="007B79D0">
        <w:rPr>
          <w:rFonts w:ascii="Arial" w:hAnsi="Arial" w:cs="Arial"/>
          <w:b/>
          <w:bCs/>
          <w:color w:val="000000"/>
        </w:rPr>
        <w:t>Matrix of 15 Facebook Ad Variants with Ad Engagement Outcomes</w:t>
      </w:r>
      <w:r>
        <w:rPr>
          <w:rFonts w:ascii="Arial" w:hAnsi="Arial" w:cs="Arial"/>
          <w:b/>
          <w:bCs/>
          <w:color w:val="000000"/>
        </w:rPr>
        <w:t xml:space="preserve"> </w:t>
      </w:r>
    </w:p>
    <w:p w14:paraId="6AE7D096" w14:textId="77777777" w:rsidR="00226E68" w:rsidRDefault="00226E68" w:rsidP="00635619">
      <w:pPr>
        <w:rPr>
          <w:rFonts w:ascii="Arial" w:hAnsi="Arial"/>
          <w:color w:val="000000"/>
          <w:szCs w:val="21"/>
        </w:rPr>
      </w:pPr>
    </w:p>
    <w:p w14:paraId="5A39EF58" w14:textId="77777777" w:rsidR="00635619" w:rsidRDefault="00C34FC1" w:rsidP="00635619">
      <w:pPr>
        <w:rPr>
          <w:rFonts w:ascii="Arial" w:hAnsi="Arial"/>
          <w:color w:val="000000"/>
          <w:szCs w:val="21"/>
        </w:rPr>
      </w:pPr>
      <w:r>
        <w:rPr>
          <w:rFonts w:ascii="Arial" w:hAnsi="Arial"/>
          <w:noProof/>
          <w:color w:val="000000"/>
          <w:szCs w:val="21"/>
        </w:rPr>
        <w:drawing>
          <wp:inline distT="0" distB="0" distL="0" distR="0" wp14:anchorId="5675FFF9" wp14:editId="07E9C668">
            <wp:extent cx="4742815" cy="5822315"/>
            <wp:effectExtent l="0" t="0" r="63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2815" cy="5822315"/>
                    </a:xfrm>
                    <a:prstGeom prst="rect">
                      <a:avLst/>
                    </a:prstGeom>
                    <a:noFill/>
                  </pic:spPr>
                </pic:pic>
              </a:graphicData>
            </a:graphic>
          </wp:inline>
        </w:drawing>
      </w:r>
    </w:p>
    <w:sectPr w:rsidR="00635619" w:rsidSect="00AD5383">
      <w:pgSz w:w="12240" w:h="15840"/>
      <w:pgMar w:top="1440" w:right="1080" w:bottom="1440" w:left="108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lan Teo" w:date="2017-11-07T17:18:00Z" w:initials="AT">
    <w:p w14:paraId="2F5DCB9B" w14:textId="77777777" w:rsidR="004A287E" w:rsidRDefault="004A287E">
      <w:pPr>
        <w:pStyle w:val="CommentText"/>
      </w:pPr>
      <w:r>
        <w:rPr>
          <w:rStyle w:val="CommentReference"/>
        </w:rPr>
        <w:annotationRef/>
      </w:r>
      <w:r>
        <w:t xml:space="preserve">SAM: There are a bunch of citations in the intro and discussion and elsewhere that need to be added to the reference list. </w:t>
      </w:r>
    </w:p>
    <w:p w14:paraId="3C58CB6E" w14:textId="77777777" w:rsidR="004A287E" w:rsidRDefault="004A287E">
      <w:pPr>
        <w:pStyle w:val="CommentText"/>
      </w:pPr>
    </w:p>
    <w:p w14:paraId="358117CC" w14:textId="77777777" w:rsidR="004A287E" w:rsidRDefault="004A287E">
      <w:pPr>
        <w:pStyle w:val="CommentText"/>
      </w:pPr>
      <w:r>
        <w:t>Should all be noted by [] brackets.</w:t>
      </w:r>
    </w:p>
    <w:p w14:paraId="347AC8F9" w14:textId="77777777" w:rsidR="004A287E" w:rsidRDefault="004A287E">
      <w:pPr>
        <w:pStyle w:val="CommentText"/>
      </w:pPr>
    </w:p>
  </w:comment>
  <w:comment w:id="1" w:author="Alan Teo" w:date="2017-10-18T14:43:00Z" w:initials="AT">
    <w:p w14:paraId="657CC675" w14:textId="77777777" w:rsidR="005077D9" w:rsidRDefault="005077D9">
      <w:pPr>
        <w:pStyle w:val="CommentText"/>
      </w:pPr>
      <w:r>
        <w:rPr>
          <w:rStyle w:val="CommentReference"/>
        </w:rPr>
        <w:annotationRef/>
      </w:r>
      <w:r>
        <w:t>UNDER 3,000 words with 5 tables/figures for Psych Services</w:t>
      </w:r>
    </w:p>
  </w:comment>
  <w:comment w:id="2" w:author="Alan Teo" w:date="2017-10-18T14:44:00Z" w:initials="AT">
    <w:p w14:paraId="7ED653B6" w14:textId="77777777" w:rsidR="005077D9" w:rsidRDefault="005077D9">
      <w:pPr>
        <w:pStyle w:val="CommentText"/>
      </w:pPr>
      <w:r>
        <w:rPr>
          <w:rStyle w:val="CommentReference"/>
        </w:rPr>
        <w:annotationRef/>
      </w:r>
      <w:r>
        <w:t xml:space="preserve">AMANDA: This needs to be trimmed in length quite a bit. </w:t>
      </w:r>
    </w:p>
    <w:p w14:paraId="7F566BD1" w14:textId="77777777" w:rsidR="005077D9" w:rsidRDefault="005077D9">
      <w:pPr>
        <w:pStyle w:val="CommentText"/>
      </w:pPr>
      <w:r>
        <w:t>Goal: 250 words.</w:t>
      </w:r>
    </w:p>
  </w:comment>
  <w:comment w:id="7" w:author="Alan Teo" w:date="2017-11-07T15:50:00Z" w:initials="AT">
    <w:p w14:paraId="31733720" w14:textId="77777777" w:rsidR="005077D9" w:rsidRDefault="005077D9">
      <w:pPr>
        <w:pStyle w:val="CommentText"/>
      </w:pPr>
      <w:r>
        <w:rPr>
          <w:rStyle w:val="CommentReference"/>
        </w:rPr>
        <w:annotationRef/>
      </w:r>
      <w:r>
        <w:t>SAM: add all the citations in this section to the reference list</w:t>
      </w:r>
    </w:p>
    <w:p w14:paraId="2C168664" w14:textId="77777777" w:rsidR="005077D9" w:rsidRDefault="005077D9">
      <w:pPr>
        <w:pStyle w:val="CommentText"/>
      </w:pPr>
    </w:p>
    <w:p w14:paraId="772E73E8" w14:textId="77777777" w:rsidR="005077D9" w:rsidRDefault="005077D9">
      <w:pPr>
        <w:pStyle w:val="CommentText"/>
      </w:pPr>
      <w:r>
        <w:t>Format the reference list for Psychiatric Services</w:t>
      </w:r>
    </w:p>
  </w:comment>
  <w:comment w:id="8" w:author="Alan Teo" w:date="2017-11-07T17:06:00Z" w:initials="AT">
    <w:p w14:paraId="4C21735B" w14:textId="77777777" w:rsidR="00443F50" w:rsidRDefault="00443F50" w:rsidP="00443F50">
      <w:pPr>
        <w:pStyle w:val="CommentText"/>
      </w:pPr>
      <w:r>
        <w:rPr>
          <w:rStyle w:val="CommentReference"/>
        </w:rPr>
        <w:annotationRef/>
      </w:r>
      <w:r>
        <w:t>SAM: Add ref’s</w:t>
      </w:r>
    </w:p>
  </w:comment>
  <w:comment w:id="9" w:author="Alan Teo" w:date="2017-11-07T15:51:00Z" w:initials="AT">
    <w:p w14:paraId="3A534F70" w14:textId="77777777" w:rsidR="005077D9" w:rsidRDefault="005077D9">
      <w:pPr>
        <w:pStyle w:val="CommentText"/>
      </w:pPr>
      <w:r>
        <w:rPr>
          <w:rStyle w:val="CommentReference"/>
        </w:rPr>
        <w:annotationRef/>
      </w:r>
      <w:r>
        <w:t>SAM: Add to ref’s</w:t>
      </w:r>
    </w:p>
  </w:comment>
  <w:comment w:id="10" w:author="Alan Teo" w:date="2017-10-18T16:37:00Z" w:initials="AT">
    <w:p w14:paraId="291B4C50" w14:textId="77777777" w:rsidR="005077D9" w:rsidRDefault="005077D9">
      <w:pPr>
        <w:pStyle w:val="CommentText"/>
      </w:pPr>
      <w:r>
        <w:rPr>
          <w:rStyle w:val="CommentReference"/>
        </w:rPr>
        <w:annotationRef/>
      </w:r>
      <w:r>
        <w:t>BEN TO WRITE PARAGRAPH</w:t>
      </w:r>
    </w:p>
  </w:comment>
  <w:comment w:id="21" w:author="Benjamin Chan" w:date="2017-11-22T11:09:00Z" w:initials="BC">
    <w:p w14:paraId="262EBA97" w14:textId="7862DA47" w:rsidR="00923A95" w:rsidRDefault="00923A95">
      <w:pPr>
        <w:pStyle w:val="CommentText"/>
      </w:pPr>
      <w:r>
        <w:rPr>
          <w:rStyle w:val="CommentReference"/>
        </w:rPr>
        <w:annotationRef/>
      </w:r>
      <w:r>
        <w:t>Sam might want to review this sentence since it pertains to the numbers he generated.</w:t>
      </w:r>
    </w:p>
  </w:comment>
  <w:comment w:id="25" w:author="Benjamin Chan" w:date="2017-11-22T11:59:00Z" w:initials="BC">
    <w:p w14:paraId="1B559CF2" w14:textId="529EFAB6" w:rsidR="003468E8" w:rsidRDefault="003468E8">
      <w:pPr>
        <w:pStyle w:val="CommentText"/>
      </w:pPr>
      <w:r>
        <w:rPr>
          <w:rStyle w:val="CommentReference"/>
        </w:rPr>
        <w:annotationRef/>
      </w:r>
      <w:r>
        <w:t>If you need to cut, you can cut this sentence</w:t>
      </w:r>
    </w:p>
  </w:comment>
  <w:comment w:id="36" w:author="Benjamin Chan" w:date="2017-11-22T10:53:00Z" w:initials="BC">
    <w:p w14:paraId="30664FC6" w14:textId="7FCE7D6A" w:rsidR="000C42F9" w:rsidRDefault="000C42F9">
      <w:pPr>
        <w:pStyle w:val="CommentText"/>
      </w:pPr>
      <w:r>
        <w:rPr>
          <w:rStyle w:val="CommentReference"/>
        </w:rPr>
        <w:annotationRef/>
      </w:r>
      <w:r>
        <w:t>Did Sam generate these numbers. I don’t see this analysis in my files.</w:t>
      </w:r>
    </w:p>
  </w:comment>
  <w:comment w:id="37" w:author="Benjamin Chan" w:date="2017-11-22T10:59:00Z" w:initials="BC">
    <w:p w14:paraId="4B482620" w14:textId="47D6581E" w:rsidR="000C42F9" w:rsidRDefault="000C42F9">
      <w:pPr>
        <w:pStyle w:val="CommentText"/>
      </w:pPr>
      <w:r>
        <w:rPr>
          <w:rStyle w:val="CommentReference"/>
        </w:rPr>
        <w:annotationRef/>
      </w:r>
      <w:r>
        <w:t>Looks good</w:t>
      </w:r>
    </w:p>
  </w:comment>
  <w:comment w:id="38" w:author="Benjamin Chan" w:date="2017-11-22T11:01:00Z" w:initials="BC">
    <w:p w14:paraId="0556ADE5" w14:textId="386B915A" w:rsidR="00D80AF5" w:rsidRDefault="00D80AF5">
      <w:pPr>
        <w:pStyle w:val="CommentText"/>
      </w:pPr>
      <w:r>
        <w:rPr>
          <w:rStyle w:val="CommentReference"/>
        </w:rPr>
        <w:annotationRef/>
      </w:r>
      <w:r>
        <w:t>Also looks good</w:t>
      </w:r>
    </w:p>
  </w:comment>
  <w:comment w:id="39" w:author="Samuel Liebow" w:date="2017-11-07T16:17:00Z" w:initials="SL">
    <w:p w14:paraId="174B5DA0" w14:textId="77777777" w:rsidR="005077D9" w:rsidRPr="0073254E" w:rsidRDefault="005077D9">
      <w:pPr>
        <w:pStyle w:val="CommentText"/>
        <w:rPr>
          <w:sz w:val="18"/>
          <w:szCs w:val="18"/>
        </w:rPr>
      </w:pPr>
      <w:r>
        <w:rPr>
          <w:rStyle w:val="CommentReference"/>
        </w:rPr>
        <w:annotationRef/>
      </w:r>
      <w:r>
        <w:rPr>
          <w:rStyle w:val="CommentReference"/>
        </w:rPr>
        <w:t>This is backwards: it’s actually the probability of being suicidal given that you participated, rather than probability of participating given that you were suicidal. Probability of ‘survey participation’ as used above would be “suicidal completers / suicidal consenters”, which we can’t calculate because we don’t know the second term. Same goes for ‘veterans not enrolled in the VA’.</w:t>
      </w:r>
    </w:p>
  </w:comment>
  <w:comment w:id="41" w:author="Benjamin Chan" w:date="2017-11-20T08:04:00Z" w:initials="BC">
    <w:p w14:paraId="41537E52" w14:textId="77777777" w:rsidR="00665902" w:rsidRDefault="00665902">
      <w:pPr>
        <w:pStyle w:val="CommentText"/>
      </w:pPr>
      <w:r>
        <w:rPr>
          <w:rStyle w:val="CommentReference"/>
        </w:rPr>
        <w:annotationRef/>
      </w:r>
      <w:r>
        <w:t>The numbers in Table 2 describe the predicted probabilities of suicide ideation among the participants who complete the survey. Similarly, it’s enrollment in VA among survey completers. So Sam has it correct.</w:t>
      </w:r>
    </w:p>
  </w:comment>
  <w:comment w:id="40" w:author="Alan Teo" w:date="2017-11-07T16:53:00Z" w:initials="AT">
    <w:p w14:paraId="3B21D64C" w14:textId="77777777" w:rsidR="005077D9" w:rsidRDefault="005077D9">
      <w:pPr>
        <w:pStyle w:val="CommentText"/>
      </w:pPr>
      <w:r>
        <w:rPr>
          <w:rStyle w:val="CommentReference"/>
        </w:rPr>
        <w:annotationRef/>
      </w:r>
      <w:r>
        <w:t>BEN: See Sam’s comment right above.</w:t>
      </w:r>
    </w:p>
    <w:p w14:paraId="1C26F887" w14:textId="77777777" w:rsidR="005077D9" w:rsidRDefault="005077D9">
      <w:pPr>
        <w:pStyle w:val="CommentText"/>
      </w:pPr>
    </w:p>
    <w:p w14:paraId="1E19217F" w14:textId="77777777" w:rsidR="005077D9" w:rsidRDefault="005077D9">
      <w:pPr>
        <w:pStyle w:val="CommentText"/>
      </w:pPr>
      <w:r>
        <w:t>I disagree that it is better to say we are measuring “probability of survey participation if suicidal” b/c we don’t know all of who is suicidal out in the Facebook world.</w:t>
      </w:r>
    </w:p>
    <w:p w14:paraId="4526BF6E" w14:textId="77777777" w:rsidR="005077D9" w:rsidRDefault="005077D9">
      <w:pPr>
        <w:pStyle w:val="CommentText"/>
      </w:pPr>
    </w:p>
    <w:p w14:paraId="7A8AC4EF" w14:textId="77777777" w:rsidR="005077D9" w:rsidRDefault="005077D9">
      <w:pPr>
        <w:pStyle w:val="CommentText"/>
      </w:pPr>
      <w:r>
        <w:t>But I agree do want to sort out the best way to phrase our results.</w:t>
      </w:r>
    </w:p>
  </w:comment>
  <w:comment w:id="42" w:author="Alan Teo" w:date="2017-11-07T16:53:00Z" w:initials="AT">
    <w:p w14:paraId="38B20D32" w14:textId="77777777" w:rsidR="005077D9" w:rsidRDefault="005077D9">
      <w:pPr>
        <w:pStyle w:val="CommentText"/>
      </w:pPr>
      <w:r>
        <w:rPr>
          <w:rStyle w:val="CommentReference"/>
        </w:rPr>
        <w:annotationRef/>
      </w:r>
      <w:r>
        <w:t>STEVE: Thoughts? Are you familiar at all with this literature?</w:t>
      </w:r>
    </w:p>
  </w:comment>
  <w:comment w:id="43" w:author="Alan Teo" w:date="2017-11-07T16:53:00Z" w:initials="AT">
    <w:p w14:paraId="21B1011F" w14:textId="77777777" w:rsidR="005077D9" w:rsidRDefault="005077D9">
      <w:pPr>
        <w:pStyle w:val="CommentText"/>
      </w:pPr>
      <w:r>
        <w:rPr>
          <w:rStyle w:val="CommentReference"/>
        </w:rPr>
        <w:annotationRef/>
      </w:r>
      <w:r>
        <w:t>SAM: Add</w:t>
      </w:r>
    </w:p>
  </w:comment>
  <w:comment w:id="44" w:author="Alan Teo" w:date="2017-11-07T17:16:00Z" w:initials="AT">
    <w:p w14:paraId="1E84C074" w14:textId="77777777" w:rsidR="002616C7" w:rsidRDefault="002616C7">
      <w:pPr>
        <w:pStyle w:val="CommentText"/>
      </w:pPr>
      <w:r>
        <w:rPr>
          <w:rStyle w:val="CommentReference"/>
        </w:rPr>
        <w:annotationRef/>
      </w:r>
      <w:r>
        <w:t>SAM: revise legend to say: “Clicks (10s)”</w:t>
      </w:r>
    </w:p>
    <w:p w14:paraId="65D7F2D6" w14:textId="77777777" w:rsidR="00721504" w:rsidRDefault="002616C7">
      <w:pPr>
        <w:pStyle w:val="CommentText"/>
      </w:pPr>
      <w:r>
        <w:t>“Survey Participants”</w:t>
      </w:r>
    </w:p>
    <w:p w14:paraId="288BEDA3" w14:textId="77777777" w:rsidR="00721504" w:rsidRDefault="00721504">
      <w:pPr>
        <w:pStyle w:val="CommentText"/>
      </w:pPr>
    </w:p>
    <w:p w14:paraId="1B283D4A" w14:textId="77777777" w:rsidR="002616C7" w:rsidRDefault="00721504">
      <w:pPr>
        <w:pStyle w:val="CommentText"/>
      </w:pPr>
      <w:r>
        <w:t>Also save this figure and the underlying data in the appropriate Dropbox Data analysis folder</w:t>
      </w:r>
    </w:p>
  </w:comment>
  <w:comment w:id="45" w:author="Benjamin Chan" w:date="2017-11-22T11:56:00Z" w:initials="BC">
    <w:p w14:paraId="03861DA9" w14:textId="09E8550C" w:rsidR="00762F1F" w:rsidRDefault="00762F1F">
      <w:pPr>
        <w:pStyle w:val="CommentText"/>
      </w:pPr>
      <w:r>
        <w:rPr>
          <w:rStyle w:val="CommentReference"/>
        </w:rPr>
        <w:annotationRef/>
      </w:r>
      <w:r>
        <w:t>These numbers are good</w:t>
      </w:r>
    </w:p>
  </w:comment>
  <w:comment w:id="46" w:author="Alan Teo" w:date="2017-11-07T16:12:00Z" w:initials="AT">
    <w:p w14:paraId="71C406C3" w14:textId="77777777" w:rsidR="005077D9" w:rsidRDefault="005077D9">
      <w:pPr>
        <w:pStyle w:val="CommentText"/>
      </w:pPr>
      <w:r>
        <w:rPr>
          <w:rStyle w:val="CommentReference"/>
        </w:rPr>
        <w:annotationRef/>
      </w:r>
      <w:r>
        <w:t>Ben: Is this phrasing correct?</w:t>
      </w:r>
    </w:p>
  </w:comment>
  <w:comment w:id="54" w:author="Benjamin Chan" w:date="2017-11-22T12:30:00Z" w:initials="BC">
    <w:p w14:paraId="083CDED4" w14:textId="719E04F2" w:rsidR="00EF295C" w:rsidRDefault="00EF295C">
      <w:pPr>
        <w:pStyle w:val="CommentText"/>
      </w:pPr>
      <w:r>
        <w:rPr>
          <w:rStyle w:val="CommentReference"/>
        </w:rPr>
        <w:annotationRef/>
      </w:r>
      <w:r>
        <w:t>This looks weird but it’s real, I double-checked; these two columns are exactly the same (at least to 2 decimal places)</w:t>
      </w:r>
    </w:p>
  </w:comment>
  <w:comment w:id="55" w:author="Benjamin Chan" w:date="2017-11-22T12:29:00Z" w:initials="BC">
    <w:p w14:paraId="1060DE7E" w14:textId="4BDE98F4" w:rsidR="00EF295C" w:rsidRDefault="00EF295C">
      <w:pPr>
        <w:pStyle w:val="CommentText"/>
      </w:pPr>
      <w:r>
        <w:rPr>
          <w:rStyle w:val="CommentReference"/>
        </w:rPr>
        <w:annotationRef/>
      </w:r>
      <w:r>
        <w:t>Same here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47AC8F9" w15:done="0"/>
  <w15:commentEx w15:paraId="657CC675" w15:done="0"/>
  <w15:commentEx w15:paraId="7F566BD1" w15:done="0"/>
  <w15:commentEx w15:paraId="772E73E8" w15:done="0"/>
  <w15:commentEx w15:paraId="4C21735B" w15:done="0"/>
  <w15:commentEx w15:paraId="3A534F70" w15:done="0"/>
  <w15:commentEx w15:paraId="291B4C50" w15:done="0"/>
  <w15:commentEx w15:paraId="262EBA97" w15:done="0"/>
  <w15:commentEx w15:paraId="1B559CF2" w15:done="0"/>
  <w15:commentEx w15:paraId="30664FC6" w15:done="0"/>
  <w15:commentEx w15:paraId="4B482620" w15:done="0"/>
  <w15:commentEx w15:paraId="0556ADE5" w15:done="0"/>
  <w15:commentEx w15:paraId="174B5DA0" w15:done="0"/>
  <w15:commentEx w15:paraId="41537E52" w15:done="0"/>
  <w15:commentEx w15:paraId="7A8AC4EF" w15:done="0"/>
  <w15:commentEx w15:paraId="38B20D32" w15:done="0"/>
  <w15:commentEx w15:paraId="21B1011F" w15:done="0"/>
  <w15:commentEx w15:paraId="1B283D4A" w15:done="0"/>
  <w15:commentEx w15:paraId="03861DA9" w15:done="0"/>
  <w15:commentEx w15:paraId="71C406C3" w15:done="0"/>
  <w15:commentEx w15:paraId="083CDED4" w15:done="0"/>
  <w15:commentEx w15:paraId="1060DE7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1CE69D" w14:textId="77777777" w:rsidR="00E34DEE" w:rsidRDefault="00E34DEE">
      <w:r>
        <w:separator/>
      </w:r>
    </w:p>
  </w:endnote>
  <w:endnote w:type="continuationSeparator" w:id="0">
    <w:p w14:paraId="4A32BAEE" w14:textId="77777777" w:rsidR="00E34DEE" w:rsidRDefault="00E34D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FF9FAE" w14:textId="77777777" w:rsidR="00E34DEE" w:rsidRDefault="00E34DEE">
      <w:r>
        <w:separator/>
      </w:r>
    </w:p>
  </w:footnote>
  <w:footnote w:type="continuationSeparator" w:id="0">
    <w:p w14:paraId="1E8285EA" w14:textId="77777777" w:rsidR="00E34DEE" w:rsidRDefault="00E34DE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F2A33"/>
    <w:multiLevelType w:val="hybridMultilevel"/>
    <w:tmpl w:val="21925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77619"/>
    <w:multiLevelType w:val="hybridMultilevel"/>
    <w:tmpl w:val="D9C26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E60C09"/>
    <w:multiLevelType w:val="hybridMultilevel"/>
    <w:tmpl w:val="B95EB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E438D"/>
    <w:multiLevelType w:val="hybridMultilevel"/>
    <w:tmpl w:val="868C1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BC56E9"/>
    <w:multiLevelType w:val="hybridMultilevel"/>
    <w:tmpl w:val="D220C60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Arial"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Arial"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Arial" w:hint="default"/>
      </w:rPr>
    </w:lvl>
    <w:lvl w:ilvl="8" w:tplc="04090005" w:tentative="1">
      <w:start w:val="1"/>
      <w:numFmt w:val="bullet"/>
      <w:lvlText w:val=""/>
      <w:lvlJc w:val="left"/>
      <w:pPr>
        <w:ind w:left="6525" w:hanging="360"/>
      </w:pPr>
      <w:rPr>
        <w:rFonts w:ascii="Wingdings" w:hAnsi="Wingdings" w:hint="default"/>
      </w:rPr>
    </w:lvl>
  </w:abstractNum>
  <w:abstractNum w:abstractNumId="5" w15:restartNumberingAfterBreak="0">
    <w:nsid w:val="0D844594"/>
    <w:multiLevelType w:val="hybridMultilevel"/>
    <w:tmpl w:val="00762546"/>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800" w:hanging="360"/>
      </w:pPr>
      <w:rPr>
        <w:rFonts w:ascii="Courier New" w:hAnsi="Courier New" w:cs="Aria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14D6945"/>
    <w:multiLevelType w:val="hybridMultilevel"/>
    <w:tmpl w:val="808E3F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1BD2784"/>
    <w:multiLevelType w:val="hybridMultilevel"/>
    <w:tmpl w:val="E64A4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4B5E7A"/>
    <w:multiLevelType w:val="hybridMultilevel"/>
    <w:tmpl w:val="8E3E552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5005F1A"/>
    <w:multiLevelType w:val="hybridMultilevel"/>
    <w:tmpl w:val="513491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8602D0"/>
    <w:multiLevelType w:val="hybridMultilevel"/>
    <w:tmpl w:val="14CAF0C4"/>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4A4A41"/>
    <w:multiLevelType w:val="hybridMultilevel"/>
    <w:tmpl w:val="D9A4F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576425"/>
    <w:multiLevelType w:val="hybridMultilevel"/>
    <w:tmpl w:val="0464CB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1F7795"/>
    <w:multiLevelType w:val="hybridMultilevel"/>
    <w:tmpl w:val="504E40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4E3330"/>
    <w:multiLevelType w:val="hybridMultilevel"/>
    <w:tmpl w:val="EBEE9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EF2C0A"/>
    <w:multiLevelType w:val="hybridMultilevel"/>
    <w:tmpl w:val="64C44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F2196B"/>
    <w:multiLevelType w:val="hybridMultilevel"/>
    <w:tmpl w:val="8F46F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D44E74"/>
    <w:multiLevelType w:val="hybridMultilevel"/>
    <w:tmpl w:val="0F86E9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9675DCB"/>
    <w:multiLevelType w:val="hybridMultilevel"/>
    <w:tmpl w:val="B7502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B72FAA"/>
    <w:multiLevelType w:val="hybridMultilevel"/>
    <w:tmpl w:val="970C2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982347"/>
    <w:multiLevelType w:val="hybridMultilevel"/>
    <w:tmpl w:val="33489B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9B96FC0"/>
    <w:multiLevelType w:val="hybridMultilevel"/>
    <w:tmpl w:val="B060C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904E28"/>
    <w:multiLevelType w:val="hybridMultilevel"/>
    <w:tmpl w:val="27509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720C1F"/>
    <w:multiLevelType w:val="hybridMultilevel"/>
    <w:tmpl w:val="2928632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1B1D3B"/>
    <w:multiLevelType w:val="hybridMultilevel"/>
    <w:tmpl w:val="F380243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Aria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FEF0EEB"/>
    <w:multiLevelType w:val="hybridMultilevel"/>
    <w:tmpl w:val="376A42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0155680"/>
    <w:multiLevelType w:val="hybridMultilevel"/>
    <w:tmpl w:val="04687C7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7D72F2"/>
    <w:multiLevelType w:val="hybridMultilevel"/>
    <w:tmpl w:val="0CB00A6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Arial"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Arial"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Arial" w:hint="default"/>
      </w:rPr>
    </w:lvl>
    <w:lvl w:ilvl="8" w:tplc="04090005" w:tentative="1">
      <w:start w:val="1"/>
      <w:numFmt w:val="bullet"/>
      <w:lvlText w:val=""/>
      <w:lvlJc w:val="left"/>
      <w:pPr>
        <w:ind w:left="6525" w:hanging="360"/>
      </w:pPr>
      <w:rPr>
        <w:rFonts w:ascii="Wingdings" w:hAnsi="Wingdings" w:hint="default"/>
      </w:rPr>
    </w:lvl>
  </w:abstractNum>
  <w:abstractNum w:abstractNumId="28" w15:restartNumberingAfterBreak="0">
    <w:nsid w:val="6AA05377"/>
    <w:multiLevelType w:val="hybridMultilevel"/>
    <w:tmpl w:val="14CAF0C4"/>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36127F"/>
    <w:multiLevelType w:val="hybridMultilevel"/>
    <w:tmpl w:val="8EBE99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010D40"/>
    <w:multiLevelType w:val="hybridMultilevel"/>
    <w:tmpl w:val="E6BEBDA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C27E0B"/>
    <w:multiLevelType w:val="hybridMultilevel"/>
    <w:tmpl w:val="8D3A6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A900E0D2">
      <w:numFmt w:val="bullet"/>
      <w:lvlText w:val="-"/>
      <w:lvlJc w:val="left"/>
      <w:pPr>
        <w:ind w:left="2160" w:hanging="360"/>
      </w:pPr>
      <w:rPr>
        <w:rFonts w:ascii="Arial" w:eastAsiaTheme="minorHAnsi" w:hAnsi="Arial" w:cs="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23"/>
  </w:num>
  <w:num w:numId="3">
    <w:abstractNumId w:val="20"/>
  </w:num>
  <w:num w:numId="4">
    <w:abstractNumId w:val="6"/>
  </w:num>
  <w:num w:numId="5">
    <w:abstractNumId w:val="30"/>
  </w:num>
  <w:num w:numId="6">
    <w:abstractNumId w:val="11"/>
  </w:num>
  <w:num w:numId="7">
    <w:abstractNumId w:val="9"/>
  </w:num>
  <w:num w:numId="8">
    <w:abstractNumId w:val="12"/>
  </w:num>
  <w:num w:numId="9">
    <w:abstractNumId w:val="10"/>
  </w:num>
  <w:num w:numId="10">
    <w:abstractNumId w:val="29"/>
  </w:num>
  <w:num w:numId="11">
    <w:abstractNumId w:val="1"/>
  </w:num>
  <w:num w:numId="12">
    <w:abstractNumId w:val="28"/>
  </w:num>
  <w:num w:numId="13">
    <w:abstractNumId w:val="26"/>
  </w:num>
  <w:num w:numId="14">
    <w:abstractNumId w:val="22"/>
  </w:num>
  <w:num w:numId="15">
    <w:abstractNumId w:val="15"/>
  </w:num>
  <w:num w:numId="16">
    <w:abstractNumId w:val="0"/>
  </w:num>
  <w:num w:numId="17">
    <w:abstractNumId w:val="2"/>
  </w:num>
  <w:num w:numId="18">
    <w:abstractNumId w:val="14"/>
  </w:num>
  <w:num w:numId="19">
    <w:abstractNumId w:val="21"/>
  </w:num>
  <w:num w:numId="20">
    <w:abstractNumId w:val="3"/>
  </w:num>
  <w:num w:numId="21">
    <w:abstractNumId w:val="5"/>
  </w:num>
  <w:num w:numId="22">
    <w:abstractNumId w:val="24"/>
  </w:num>
  <w:num w:numId="23">
    <w:abstractNumId w:val="19"/>
  </w:num>
  <w:num w:numId="24">
    <w:abstractNumId w:val="7"/>
  </w:num>
  <w:num w:numId="25">
    <w:abstractNumId w:val="13"/>
  </w:num>
  <w:num w:numId="26">
    <w:abstractNumId w:val="27"/>
  </w:num>
  <w:num w:numId="27">
    <w:abstractNumId w:val="4"/>
  </w:num>
  <w:num w:numId="28">
    <w:abstractNumId w:val="17"/>
  </w:num>
  <w:num w:numId="29">
    <w:abstractNumId w:val="16"/>
  </w:num>
  <w:num w:numId="30">
    <w:abstractNumId w:val="8"/>
  </w:num>
  <w:num w:numId="31">
    <w:abstractNumId w:val="25"/>
  </w:num>
  <w:num w:numId="32">
    <w:abstractNumId w:val="1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jamin Chan">
    <w15:presenceInfo w15:providerId="None" w15:userId="Benjamin Chan"/>
  </w15:person>
  <w15:person w15:author="Samuel Liebow">
    <w15:presenceInfo w15:providerId="AD" w15:userId="S-1-5-21-1366901343-1712286707-620655208-64436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B921CE"/>
    <w:rsid w:val="00025345"/>
    <w:rsid w:val="00037758"/>
    <w:rsid w:val="00041B9A"/>
    <w:rsid w:val="000449EB"/>
    <w:rsid w:val="000659DA"/>
    <w:rsid w:val="00077908"/>
    <w:rsid w:val="000802A7"/>
    <w:rsid w:val="00084455"/>
    <w:rsid w:val="00085E4A"/>
    <w:rsid w:val="00087F33"/>
    <w:rsid w:val="00093A86"/>
    <w:rsid w:val="0009654B"/>
    <w:rsid w:val="000A2B24"/>
    <w:rsid w:val="000A6524"/>
    <w:rsid w:val="000A7E96"/>
    <w:rsid w:val="000B660A"/>
    <w:rsid w:val="000C42F9"/>
    <w:rsid w:val="000C4A94"/>
    <w:rsid w:val="000E40FE"/>
    <w:rsid w:val="00103EC5"/>
    <w:rsid w:val="001076D7"/>
    <w:rsid w:val="001172ED"/>
    <w:rsid w:val="00126929"/>
    <w:rsid w:val="00127C7D"/>
    <w:rsid w:val="001352C6"/>
    <w:rsid w:val="0014145E"/>
    <w:rsid w:val="001423D1"/>
    <w:rsid w:val="001454BF"/>
    <w:rsid w:val="0015340F"/>
    <w:rsid w:val="001576BC"/>
    <w:rsid w:val="00184462"/>
    <w:rsid w:val="0019706D"/>
    <w:rsid w:val="00197FFA"/>
    <w:rsid w:val="001B5C85"/>
    <w:rsid w:val="001C7D8F"/>
    <w:rsid w:val="001D1E44"/>
    <w:rsid w:val="001D7A17"/>
    <w:rsid w:val="001E0DA3"/>
    <w:rsid w:val="001E1A2B"/>
    <w:rsid w:val="001E4E77"/>
    <w:rsid w:val="001F1CCA"/>
    <w:rsid w:val="001F29F5"/>
    <w:rsid w:val="001F6AB7"/>
    <w:rsid w:val="00212813"/>
    <w:rsid w:val="00225D64"/>
    <w:rsid w:val="00226E68"/>
    <w:rsid w:val="00227523"/>
    <w:rsid w:val="00237374"/>
    <w:rsid w:val="0025032A"/>
    <w:rsid w:val="00250E73"/>
    <w:rsid w:val="00254DEA"/>
    <w:rsid w:val="002616C7"/>
    <w:rsid w:val="00263AC1"/>
    <w:rsid w:val="00274E8B"/>
    <w:rsid w:val="002769C4"/>
    <w:rsid w:val="00285655"/>
    <w:rsid w:val="002A3B59"/>
    <w:rsid w:val="002E3820"/>
    <w:rsid w:val="002E6312"/>
    <w:rsid w:val="00304111"/>
    <w:rsid w:val="00325287"/>
    <w:rsid w:val="00330862"/>
    <w:rsid w:val="00332EBE"/>
    <w:rsid w:val="00332EC3"/>
    <w:rsid w:val="003468E8"/>
    <w:rsid w:val="0037256E"/>
    <w:rsid w:val="00377535"/>
    <w:rsid w:val="003807E3"/>
    <w:rsid w:val="00394FBD"/>
    <w:rsid w:val="003B3CEF"/>
    <w:rsid w:val="003C0E3D"/>
    <w:rsid w:val="003C598F"/>
    <w:rsid w:val="003C62DE"/>
    <w:rsid w:val="003D4F84"/>
    <w:rsid w:val="003D599F"/>
    <w:rsid w:val="003E3EA8"/>
    <w:rsid w:val="003F0678"/>
    <w:rsid w:val="0040668A"/>
    <w:rsid w:val="0041083D"/>
    <w:rsid w:val="0044272C"/>
    <w:rsid w:val="0044307B"/>
    <w:rsid w:val="00443F50"/>
    <w:rsid w:val="00444F79"/>
    <w:rsid w:val="004478FA"/>
    <w:rsid w:val="00447A09"/>
    <w:rsid w:val="00451255"/>
    <w:rsid w:val="00457B19"/>
    <w:rsid w:val="004659A6"/>
    <w:rsid w:val="00467276"/>
    <w:rsid w:val="004841FC"/>
    <w:rsid w:val="00484938"/>
    <w:rsid w:val="00494BE3"/>
    <w:rsid w:val="004A287E"/>
    <w:rsid w:val="004A4E68"/>
    <w:rsid w:val="004A7F58"/>
    <w:rsid w:val="004E2503"/>
    <w:rsid w:val="004E644E"/>
    <w:rsid w:val="00501CA6"/>
    <w:rsid w:val="005032A6"/>
    <w:rsid w:val="005077D9"/>
    <w:rsid w:val="00516229"/>
    <w:rsid w:val="00517097"/>
    <w:rsid w:val="00520F77"/>
    <w:rsid w:val="005540A3"/>
    <w:rsid w:val="005551CD"/>
    <w:rsid w:val="00564098"/>
    <w:rsid w:val="005718C8"/>
    <w:rsid w:val="00576067"/>
    <w:rsid w:val="00580515"/>
    <w:rsid w:val="0058250F"/>
    <w:rsid w:val="005841F5"/>
    <w:rsid w:val="00585092"/>
    <w:rsid w:val="00594208"/>
    <w:rsid w:val="005A0C50"/>
    <w:rsid w:val="005A3466"/>
    <w:rsid w:val="005B7BA2"/>
    <w:rsid w:val="005B7E4E"/>
    <w:rsid w:val="005C3133"/>
    <w:rsid w:val="005D3951"/>
    <w:rsid w:val="005E4A85"/>
    <w:rsid w:val="005F038E"/>
    <w:rsid w:val="005F1397"/>
    <w:rsid w:val="006167D4"/>
    <w:rsid w:val="00626D9A"/>
    <w:rsid w:val="00627834"/>
    <w:rsid w:val="006336C7"/>
    <w:rsid w:val="00635619"/>
    <w:rsid w:val="00644F73"/>
    <w:rsid w:val="00647863"/>
    <w:rsid w:val="006504BC"/>
    <w:rsid w:val="006533AB"/>
    <w:rsid w:val="00663BAD"/>
    <w:rsid w:val="00665902"/>
    <w:rsid w:val="0067293A"/>
    <w:rsid w:val="00673A09"/>
    <w:rsid w:val="00674051"/>
    <w:rsid w:val="00685CE3"/>
    <w:rsid w:val="00691518"/>
    <w:rsid w:val="0069559C"/>
    <w:rsid w:val="006A53BE"/>
    <w:rsid w:val="006A6D46"/>
    <w:rsid w:val="006D4FBF"/>
    <w:rsid w:val="006D746A"/>
    <w:rsid w:val="006E4E64"/>
    <w:rsid w:val="006E7B02"/>
    <w:rsid w:val="006F7A97"/>
    <w:rsid w:val="007014C0"/>
    <w:rsid w:val="00710254"/>
    <w:rsid w:val="00721504"/>
    <w:rsid w:val="007249EF"/>
    <w:rsid w:val="007253A2"/>
    <w:rsid w:val="0072762C"/>
    <w:rsid w:val="0073254E"/>
    <w:rsid w:val="007344AD"/>
    <w:rsid w:val="00755A70"/>
    <w:rsid w:val="00762F1F"/>
    <w:rsid w:val="00770ABA"/>
    <w:rsid w:val="007742E7"/>
    <w:rsid w:val="0077632B"/>
    <w:rsid w:val="00791037"/>
    <w:rsid w:val="00792A11"/>
    <w:rsid w:val="007B63D3"/>
    <w:rsid w:val="007B79D0"/>
    <w:rsid w:val="007D3E5E"/>
    <w:rsid w:val="007D54EB"/>
    <w:rsid w:val="007E0B04"/>
    <w:rsid w:val="007F0F74"/>
    <w:rsid w:val="007F28DC"/>
    <w:rsid w:val="00812DB2"/>
    <w:rsid w:val="008246F7"/>
    <w:rsid w:val="008336AA"/>
    <w:rsid w:val="0084218F"/>
    <w:rsid w:val="008525BF"/>
    <w:rsid w:val="00881066"/>
    <w:rsid w:val="008818E7"/>
    <w:rsid w:val="00881DE9"/>
    <w:rsid w:val="00886C3F"/>
    <w:rsid w:val="008A0565"/>
    <w:rsid w:val="008B7EB5"/>
    <w:rsid w:val="008C51E9"/>
    <w:rsid w:val="008C6716"/>
    <w:rsid w:val="008D01BB"/>
    <w:rsid w:val="008D3668"/>
    <w:rsid w:val="008F23DD"/>
    <w:rsid w:val="008F66D3"/>
    <w:rsid w:val="009143BD"/>
    <w:rsid w:val="00923A95"/>
    <w:rsid w:val="009265BA"/>
    <w:rsid w:val="009269AF"/>
    <w:rsid w:val="0093202C"/>
    <w:rsid w:val="00933B89"/>
    <w:rsid w:val="00933C3F"/>
    <w:rsid w:val="00947739"/>
    <w:rsid w:val="00953AB9"/>
    <w:rsid w:val="00960FEB"/>
    <w:rsid w:val="009617BA"/>
    <w:rsid w:val="00965FD2"/>
    <w:rsid w:val="00976055"/>
    <w:rsid w:val="00976F06"/>
    <w:rsid w:val="009933B5"/>
    <w:rsid w:val="009A4A19"/>
    <w:rsid w:val="009B4F5D"/>
    <w:rsid w:val="009C4718"/>
    <w:rsid w:val="009C536C"/>
    <w:rsid w:val="009D7105"/>
    <w:rsid w:val="009E0FF6"/>
    <w:rsid w:val="00A00A69"/>
    <w:rsid w:val="00A07BC3"/>
    <w:rsid w:val="00A230E2"/>
    <w:rsid w:val="00A311C4"/>
    <w:rsid w:val="00A36CD9"/>
    <w:rsid w:val="00A427F7"/>
    <w:rsid w:val="00A42B72"/>
    <w:rsid w:val="00A5153E"/>
    <w:rsid w:val="00A579DA"/>
    <w:rsid w:val="00A671C0"/>
    <w:rsid w:val="00A86AEA"/>
    <w:rsid w:val="00A934FB"/>
    <w:rsid w:val="00AA4B10"/>
    <w:rsid w:val="00AC2FCF"/>
    <w:rsid w:val="00AC5B1B"/>
    <w:rsid w:val="00AD5383"/>
    <w:rsid w:val="00AF46FA"/>
    <w:rsid w:val="00B02BF2"/>
    <w:rsid w:val="00B0594C"/>
    <w:rsid w:val="00B072E2"/>
    <w:rsid w:val="00B11926"/>
    <w:rsid w:val="00B17AE5"/>
    <w:rsid w:val="00B2027F"/>
    <w:rsid w:val="00B2730B"/>
    <w:rsid w:val="00B314D1"/>
    <w:rsid w:val="00B436D5"/>
    <w:rsid w:val="00B44111"/>
    <w:rsid w:val="00B57332"/>
    <w:rsid w:val="00B62796"/>
    <w:rsid w:val="00B653E2"/>
    <w:rsid w:val="00B70727"/>
    <w:rsid w:val="00B84E87"/>
    <w:rsid w:val="00B87CAE"/>
    <w:rsid w:val="00B921CE"/>
    <w:rsid w:val="00B922C9"/>
    <w:rsid w:val="00BA5D0F"/>
    <w:rsid w:val="00BB2242"/>
    <w:rsid w:val="00BC3A74"/>
    <w:rsid w:val="00BD29AC"/>
    <w:rsid w:val="00BD6CB1"/>
    <w:rsid w:val="00BF160E"/>
    <w:rsid w:val="00C02D5B"/>
    <w:rsid w:val="00C04100"/>
    <w:rsid w:val="00C0489E"/>
    <w:rsid w:val="00C10E47"/>
    <w:rsid w:val="00C13541"/>
    <w:rsid w:val="00C14C52"/>
    <w:rsid w:val="00C14EBD"/>
    <w:rsid w:val="00C2052F"/>
    <w:rsid w:val="00C24F08"/>
    <w:rsid w:val="00C251EC"/>
    <w:rsid w:val="00C25C91"/>
    <w:rsid w:val="00C34FC1"/>
    <w:rsid w:val="00C50EB9"/>
    <w:rsid w:val="00C53B1E"/>
    <w:rsid w:val="00C54275"/>
    <w:rsid w:val="00C5604E"/>
    <w:rsid w:val="00C60981"/>
    <w:rsid w:val="00C662E6"/>
    <w:rsid w:val="00C67197"/>
    <w:rsid w:val="00C80CB3"/>
    <w:rsid w:val="00C857D1"/>
    <w:rsid w:val="00C91B9D"/>
    <w:rsid w:val="00CA7839"/>
    <w:rsid w:val="00CB0126"/>
    <w:rsid w:val="00CB25B3"/>
    <w:rsid w:val="00CD1A6D"/>
    <w:rsid w:val="00CD2F9B"/>
    <w:rsid w:val="00CD414A"/>
    <w:rsid w:val="00CD6F9B"/>
    <w:rsid w:val="00CE23C8"/>
    <w:rsid w:val="00CF3BCC"/>
    <w:rsid w:val="00D21218"/>
    <w:rsid w:val="00D2304E"/>
    <w:rsid w:val="00D2450A"/>
    <w:rsid w:val="00D6087A"/>
    <w:rsid w:val="00D65B96"/>
    <w:rsid w:val="00D72931"/>
    <w:rsid w:val="00D72F48"/>
    <w:rsid w:val="00D80AF5"/>
    <w:rsid w:val="00D96F16"/>
    <w:rsid w:val="00DA6A1D"/>
    <w:rsid w:val="00DB2086"/>
    <w:rsid w:val="00DC3C34"/>
    <w:rsid w:val="00DD4B00"/>
    <w:rsid w:val="00DE208B"/>
    <w:rsid w:val="00E055EC"/>
    <w:rsid w:val="00E1048F"/>
    <w:rsid w:val="00E10BB7"/>
    <w:rsid w:val="00E20588"/>
    <w:rsid w:val="00E244FF"/>
    <w:rsid w:val="00E31F04"/>
    <w:rsid w:val="00E34DEE"/>
    <w:rsid w:val="00E352F2"/>
    <w:rsid w:val="00E37526"/>
    <w:rsid w:val="00E46C4B"/>
    <w:rsid w:val="00E511DD"/>
    <w:rsid w:val="00E8591E"/>
    <w:rsid w:val="00EA41CF"/>
    <w:rsid w:val="00EB40CF"/>
    <w:rsid w:val="00EB67A8"/>
    <w:rsid w:val="00ED4B42"/>
    <w:rsid w:val="00ED70AB"/>
    <w:rsid w:val="00EE37FD"/>
    <w:rsid w:val="00EF2517"/>
    <w:rsid w:val="00EF295C"/>
    <w:rsid w:val="00F12122"/>
    <w:rsid w:val="00F438D7"/>
    <w:rsid w:val="00F63EDE"/>
    <w:rsid w:val="00F760B7"/>
    <w:rsid w:val="00F77D9F"/>
    <w:rsid w:val="00F853B4"/>
    <w:rsid w:val="00F94EB1"/>
    <w:rsid w:val="00F95597"/>
    <w:rsid w:val="00F959A4"/>
    <w:rsid w:val="00FA25EC"/>
    <w:rsid w:val="00FA5D32"/>
    <w:rsid w:val="00FD083B"/>
    <w:rsid w:val="00FD65C9"/>
    <w:rsid w:val="00FE7AA4"/>
    <w:rsid w:val="00FF43C9"/>
    <w:rsid w:val="00FF5B92"/>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D60A9"/>
  <w15:docId w15:val="{1BB7FE03-A41E-47C7-8DC4-3D6CF212F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21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21CE"/>
    <w:pPr>
      <w:ind w:left="720"/>
      <w:contextualSpacing/>
    </w:pPr>
  </w:style>
  <w:style w:type="character" w:styleId="Hyperlink">
    <w:name w:val="Hyperlink"/>
    <w:basedOn w:val="DefaultParagraphFont"/>
    <w:rsid w:val="00B921CE"/>
    <w:rPr>
      <w:color w:val="0000FF" w:themeColor="hyperlink"/>
      <w:u w:val="single"/>
    </w:rPr>
  </w:style>
  <w:style w:type="paragraph" w:styleId="Header">
    <w:name w:val="header"/>
    <w:basedOn w:val="Normal"/>
    <w:link w:val="HeaderChar"/>
    <w:uiPriority w:val="99"/>
    <w:unhideWhenUsed/>
    <w:rsid w:val="00B921CE"/>
    <w:pPr>
      <w:tabs>
        <w:tab w:val="center" w:pos="4320"/>
        <w:tab w:val="right" w:pos="8640"/>
      </w:tabs>
    </w:pPr>
  </w:style>
  <w:style w:type="character" w:customStyle="1" w:styleId="HeaderChar">
    <w:name w:val="Header Char"/>
    <w:basedOn w:val="DefaultParagraphFont"/>
    <w:link w:val="Header"/>
    <w:uiPriority w:val="99"/>
    <w:rsid w:val="00B921CE"/>
  </w:style>
  <w:style w:type="paragraph" w:styleId="Footer">
    <w:name w:val="footer"/>
    <w:basedOn w:val="Normal"/>
    <w:link w:val="FooterChar"/>
    <w:uiPriority w:val="99"/>
    <w:semiHidden/>
    <w:unhideWhenUsed/>
    <w:rsid w:val="00B921CE"/>
    <w:pPr>
      <w:tabs>
        <w:tab w:val="center" w:pos="4320"/>
        <w:tab w:val="right" w:pos="8640"/>
      </w:tabs>
    </w:pPr>
  </w:style>
  <w:style w:type="character" w:customStyle="1" w:styleId="FooterChar">
    <w:name w:val="Footer Char"/>
    <w:basedOn w:val="DefaultParagraphFont"/>
    <w:link w:val="Footer"/>
    <w:uiPriority w:val="99"/>
    <w:semiHidden/>
    <w:rsid w:val="00B921CE"/>
  </w:style>
  <w:style w:type="character" w:styleId="PageNumber">
    <w:name w:val="page number"/>
    <w:rsid w:val="00B921CE"/>
  </w:style>
  <w:style w:type="table" w:styleId="TableGrid">
    <w:name w:val="Table Grid"/>
    <w:basedOn w:val="TableNormal"/>
    <w:uiPriority w:val="59"/>
    <w:rsid w:val="00C662E6"/>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rsid w:val="005B7E4E"/>
    <w:rPr>
      <w:sz w:val="18"/>
      <w:szCs w:val="18"/>
    </w:rPr>
  </w:style>
  <w:style w:type="paragraph" w:styleId="CommentText">
    <w:name w:val="annotation text"/>
    <w:basedOn w:val="Normal"/>
    <w:link w:val="CommentTextChar"/>
    <w:rsid w:val="005B7E4E"/>
  </w:style>
  <w:style w:type="character" w:customStyle="1" w:styleId="CommentTextChar">
    <w:name w:val="Comment Text Char"/>
    <w:basedOn w:val="DefaultParagraphFont"/>
    <w:link w:val="CommentText"/>
    <w:rsid w:val="005B7E4E"/>
  </w:style>
  <w:style w:type="paragraph" w:styleId="CommentSubject">
    <w:name w:val="annotation subject"/>
    <w:basedOn w:val="CommentText"/>
    <w:next w:val="CommentText"/>
    <w:link w:val="CommentSubjectChar"/>
    <w:rsid w:val="005B7E4E"/>
    <w:rPr>
      <w:b/>
      <w:bCs/>
      <w:sz w:val="20"/>
      <w:szCs w:val="20"/>
    </w:rPr>
  </w:style>
  <w:style w:type="character" w:customStyle="1" w:styleId="CommentSubjectChar">
    <w:name w:val="Comment Subject Char"/>
    <w:basedOn w:val="CommentTextChar"/>
    <w:link w:val="CommentSubject"/>
    <w:rsid w:val="005B7E4E"/>
    <w:rPr>
      <w:b/>
      <w:bCs/>
      <w:sz w:val="20"/>
      <w:szCs w:val="20"/>
    </w:rPr>
  </w:style>
  <w:style w:type="paragraph" w:styleId="BalloonText">
    <w:name w:val="Balloon Text"/>
    <w:basedOn w:val="Normal"/>
    <w:link w:val="BalloonTextChar"/>
    <w:rsid w:val="005B7E4E"/>
    <w:rPr>
      <w:rFonts w:ascii="Lucida Grande" w:hAnsi="Lucida Grande"/>
      <w:sz w:val="18"/>
      <w:szCs w:val="18"/>
    </w:rPr>
  </w:style>
  <w:style w:type="character" w:customStyle="1" w:styleId="BalloonTextChar">
    <w:name w:val="Balloon Text Char"/>
    <w:basedOn w:val="DefaultParagraphFont"/>
    <w:link w:val="BalloonText"/>
    <w:rsid w:val="005B7E4E"/>
    <w:rPr>
      <w:rFonts w:ascii="Lucida Grande" w:hAnsi="Lucida Grande"/>
      <w:sz w:val="18"/>
      <w:szCs w:val="18"/>
    </w:rPr>
  </w:style>
  <w:style w:type="character" w:customStyle="1" w:styleId="tx">
    <w:name w:val="tx"/>
    <w:basedOn w:val="DefaultParagraphFont"/>
    <w:rsid w:val="00B17AE5"/>
  </w:style>
  <w:style w:type="paragraph" w:styleId="NormalWeb">
    <w:name w:val="Normal (Web)"/>
    <w:basedOn w:val="Normal"/>
    <w:uiPriority w:val="99"/>
    <w:semiHidden/>
    <w:unhideWhenUsed/>
    <w:rsid w:val="002E3820"/>
    <w:pPr>
      <w:spacing w:before="100" w:beforeAutospacing="1" w:after="100" w:afterAutospacing="1"/>
    </w:pPr>
    <w:rPr>
      <w:rFonts w:ascii="Times New Roman" w:eastAsia="Times New Roman" w:hAnsi="Times New Roman" w:cs="Times New Roman"/>
    </w:rPr>
  </w:style>
  <w:style w:type="paragraph" w:styleId="Bibliography">
    <w:name w:val="Bibliography"/>
    <w:basedOn w:val="Normal"/>
    <w:next w:val="Normal"/>
    <w:unhideWhenUsed/>
    <w:rsid w:val="007D54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293260">
      <w:bodyDiv w:val="1"/>
      <w:marLeft w:val="0"/>
      <w:marRight w:val="0"/>
      <w:marTop w:val="0"/>
      <w:marBottom w:val="0"/>
      <w:divBdr>
        <w:top w:val="none" w:sz="0" w:space="0" w:color="auto"/>
        <w:left w:val="none" w:sz="0" w:space="0" w:color="auto"/>
        <w:bottom w:val="none" w:sz="0" w:space="0" w:color="auto"/>
        <w:right w:val="none" w:sz="0" w:space="0" w:color="auto"/>
      </w:divBdr>
    </w:div>
    <w:div w:id="717243701">
      <w:bodyDiv w:val="1"/>
      <w:marLeft w:val="0"/>
      <w:marRight w:val="0"/>
      <w:marTop w:val="0"/>
      <w:marBottom w:val="0"/>
      <w:divBdr>
        <w:top w:val="none" w:sz="0" w:space="0" w:color="auto"/>
        <w:left w:val="none" w:sz="0" w:space="0" w:color="auto"/>
        <w:bottom w:val="none" w:sz="0" w:space="0" w:color="auto"/>
        <w:right w:val="none" w:sz="0" w:space="0" w:color="auto"/>
      </w:divBdr>
    </w:div>
    <w:div w:id="880900061">
      <w:bodyDiv w:val="1"/>
      <w:marLeft w:val="0"/>
      <w:marRight w:val="0"/>
      <w:marTop w:val="0"/>
      <w:marBottom w:val="0"/>
      <w:divBdr>
        <w:top w:val="none" w:sz="0" w:space="0" w:color="auto"/>
        <w:left w:val="none" w:sz="0" w:space="0" w:color="auto"/>
        <w:bottom w:val="none" w:sz="0" w:space="0" w:color="auto"/>
        <w:right w:val="none" w:sz="0" w:space="0" w:color="auto"/>
      </w:divBdr>
    </w:div>
    <w:div w:id="935481665">
      <w:bodyDiv w:val="1"/>
      <w:marLeft w:val="0"/>
      <w:marRight w:val="0"/>
      <w:marTop w:val="0"/>
      <w:marBottom w:val="0"/>
      <w:divBdr>
        <w:top w:val="none" w:sz="0" w:space="0" w:color="auto"/>
        <w:left w:val="none" w:sz="0" w:space="0" w:color="auto"/>
        <w:bottom w:val="none" w:sz="0" w:space="0" w:color="auto"/>
        <w:right w:val="none" w:sz="0" w:space="0" w:color="auto"/>
      </w:divBdr>
    </w:div>
    <w:div w:id="1210997207">
      <w:bodyDiv w:val="1"/>
      <w:marLeft w:val="0"/>
      <w:marRight w:val="0"/>
      <w:marTop w:val="0"/>
      <w:marBottom w:val="0"/>
      <w:divBdr>
        <w:top w:val="none" w:sz="0" w:space="0" w:color="auto"/>
        <w:left w:val="none" w:sz="0" w:space="0" w:color="auto"/>
        <w:bottom w:val="none" w:sz="0" w:space="0" w:color="auto"/>
        <w:right w:val="none" w:sz="0" w:space="0" w:color="auto"/>
      </w:divBdr>
    </w:div>
    <w:div w:id="1351371742">
      <w:bodyDiv w:val="1"/>
      <w:marLeft w:val="0"/>
      <w:marRight w:val="0"/>
      <w:marTop w:val="0"/>
      <w:marBottom w:val="0"/>
      <w:divBdr>
        <w:top w:val="none" w:sz="0" w:space="0" w:color="auto"/>
        <w:left w:val="none" w:sz="0" w:space="0" w:color="auto"/>
        <w:bottom w:val="none" w:sz="0" w:space="0" w:color="auto"/>
        <w:right w:val="none" w:sz="0" w:space="0" w:color="auto"/>
      </w:divBdr>
    </w:div>
    <w:div w:id="1523319220">
      <w:bodyDiv w:val="1"/>
      <w:marLeft w:val="0"/>
      <w:marRight w:val="0"/>
      <w:marTop w:val="0"/>
      <w:marBottom w:val="0"/>
      <w:divBdr>
        <w:top w:val="none" w:sz="0" w:space="0" w:color="auto"/>
        <w:left w:val="none" w:sz="0" w:space="0" w:color="auto"/>
        <w:bottom w:val="none" w:sz="0" w:space="0" w:color="auto"/>
        <w:right w:val="none" w:sz="0" w:space="0" w:color="auto"/>
      </w:divBdr>
    </w:div>
    <w:div w:id="1770616471">
      <w:bodyDiv w:val="1"/>
      <w:marLeft w:val="0"/>
      <w:marRight w:val="0"/>
      <w:marTop w:val="0"/>
      <w:marBottom w:val="0"/>
      <w:divBdr>
        <w:top w:val="none" w:sz="0" w:space="0" w:color="auto"/>
        <w:left w:val="none" w:sz="0" w:space="0" w:color="auto"/>
        <w:bottom w:val="none" w:sz="0" w:space="0" w:color="auto"/>
        <w:right w:val="none" w:sz="0" w:space="0" w:color="auto"/>
      </w:divBdr>
    </w:div>
    <w:div w:id="1800487164">
      <w:bodyDiv w:val="1"/>
      <w:marLeft w:val="0"/>
      <w:marRight w:val="0"/>
      <w:marTop w:val="0"/>
      <w:marBottom w:val="0"/>
      <w:divBdr>
        <w:top w:val="none" w:sz="0" w:space="0" w:color="auto"/>
        <w:left w:val="none" w:sz="0" w:space="0" w:color="auto"/>
        <w:bottom w:val="none" w:sz="0" w:space="0" w:color="auto"/>
        <w:right w:val="none" w:sz="0" w:space="0" w:color="auto"/>
      </w:divBdr>
    </w:div>
    <w:div w:id="1904870514">
      <w:bodyDiv w:val="1"/>
      <w:marLeft w:val="0"/>
      <w:marRight w:val="0"/>
      <w:marTop w:val="0"/>
      <w:marBottom w:val="0"/>
      <w:divBdr>
        <w:top w:val="none" w:sz="0" w:space="0" w:color="auto"/>
        <w:left w:val="none" w:sz="0" w:space="0" w:color="auto"/>
        <w:bottom w:val="none" w:sz="0" w:space="0" w:color="auto"/>
        <w:right w:val="none" w:sz="0" w:space="0" w:color="auto"/>
      </w:divBdr>
    </w:div>
    <w:div w:id="201530220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3.tiff"/><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tif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1.tiff"/><Relationship Id="rId4" Type="http://schemas.openxmlformats.org/officeDocument/2006/relationships/webSettings" Target="webSettings.xml"/><Relationship Id="rId9" Type="http://schemas.openxmlformats.org/officeDocument/2006/relationships/hyperlink" Target="http://ps.psychiatryonline.org/doi/full/10.1176/appi.ps.201600571"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228</TotalTime>
  <Pages>13</Pages>
  <Words>7152</Words>
  <Characters>40767</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UCSF</Company>
  <LinksUpToDate>false</LinksUpToDate>
  <CharactersWithSpaces>47824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Teo</dc:creator>
  <cp:keywords/>
  <cp:lastModifiedBy>Benjamin Chan</cp:lastModifiedBy>
  <cp:revision>24</cp:revision>
  <cp:lastPrinted>2017-11-07T22:57:00Z</cp:lastPrinted>
  <dcterms:created xsi:type="dcterms:W3CDTF">2017-11-07T19:58:00Z</dcterms:created>
  <dcterms:modified xsi:type="dcterms:W3CDTF">2017-11-22T20:41:00Z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zotero-version="4.0.29.22"&gt;&lt;session id="Vt3u12sm"/&gt;&lt;style id="http://www.zotero.org/styles/apa" locale="en-US" hasBibliography="1" bibliographyStyleHasBeenSet="1"/&gt;&lt;prefs&gt;&lt;pref name="fieldType" value="Field"/&gt;&lt;pref name="automaticJo</vt:lpwstr>
  </property>
  <property fmtid="{D5CDD505-2E9C-101B-9397-08002B2CF9AE}" pid="3" name="ZOTERO_PREF_2">
    <vt:lpwstr>urnalAbbreviations" value="true"/&gt;&lt;pref name="noteType" value="0"/&gt;&lt;pref name="storeReferences" value=""/&gt;&lt;/prefs&gt;&lt;/data&gt;</vt:lpwstr>
  </property>
</Properties>
</file>